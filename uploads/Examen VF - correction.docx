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bidiVisual/>
        <w:tblW w:w="5391" w:type="pct"/>
        <w:jc w:val="center"/>
        <w:tblLook w:val="04A0" w:firstRow="1" w:lastRow="0" w:firstColumn="1" w:lastColumn="0" w:noHBand="0" w:noVBand="1"/>
      </w:tblPr>
      <w:tblGrid>
        <w:gridCol w:w="2654"/>
        <w:gridCol w:w="3363"/>
        <w:gridCol w:w="3908"/>
      </w:tblGrid>
      <w:tr w:rsidR="004C2901" w:rsidRPr="00C34619" w14:paraId="77BCEA2E" w14:textId="77777777" w:rsidTr="00FF454F">
        <w:trPr>
          <w:trHeight w:val="1408"/>
          <w:jc w:val="center"/>
        </w:trPr>
        <w:tc>
          <w:tcPr>
            <w:tcW w:w="30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5D961" w14:textId="69716D18" w:rsidR="004C2901" w:rsidRPr="00C34619" w:rsidRDefault="004C2901" w:rsidP="00281104">
            <w:pPr>
              <w:tabs>
                <w:tab w:val="left" w:pos="3960"/>
                <w:tab w:val="left" w:pos="7655"/>
              </w:tabs>
              <w:spacing w:after="360"/>
              <w:jc w:val="center"/>
              <w:rPr>
                <w:rFonts w:ascii="Times New Roman" w:eastAsia="Arial Unicode MS" w:hAnsi="Times New Roman" w:cs="Times New Roman"/>
                <w:sz w:val="40"/>
                <w:szCs w:val="40"/>
                <w:lang w:val="fr-FR"/>
              </w:rPr>
            </w:pPr>
            <w:r w:rsidRPr="00C34619">
              <w:rPr>
                <w:rFonts w:ascii="Times New Roman" w:eastAsia="Arial Unicode MS" w:hAnsi="Times New Roman" w:cs="Times New Roman"/>
                <w:b/>
                <w:bCs/>
                <w:sz w:val="40"/>
                <w:szCs w:val="40"/>
                <w:lang w:val="fr-FR"/>
              </w:rPr>
              <w:t xml:space="preserve"> Examen </w:t>
            </w:r>
          </w:p>
          <w:p w14:paraId="0AC11CCF" w14:textId="17C2691A" w:rsidR="004C2901" w:rsidRPr="00C34619" w:rsidRDefault="004C2901" w:rsidP="00281104">
            <w:pPr>
              <w:tabs>
                <w:tab w:val="left" w:pos="5137"/>
                <w:tab w:val="left" w:pos="7655"/>
              </w:tabs>
              <w:spacing w:line="360" w:lineRule="auto"/>
              <w:rPr>
                <w:rFonts w:ascii="Times New Roman" w:eastAsia="Arial Unicode MS" w:hAnsi="Times New Roman" w:cs="Times New Roman"/>
                <w:lang w:val="fr-FR"/>
              </w:rPr>
            </w:pPr>
            <w:r w:rsidRPr="00C34619"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4749BB9" wp14:editId="033FC01A">
                      <wp:simplePos x="0" y="0"/>
                      <wp:positionH relativeFrom="column">
                        <wp:posOffset>716280</wp:posOffset>
                      </wp:positionH>
                      <wp:positionV relativeFrom="paragraph">
                        <wp:posOffset>15875</wp:posOffset>
                      </wp:positionV>
                      <wp:extent cx="163195" cy="180975"/>
                      <wp:effectExtent l="0" t="0" r="27305" b="28575"/>
                      <wp:wrapNone/>
                      <wp:docPr id="1927129947" name="Rectangle 19271299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95B824" id="Rectangle 1927129947" o:spid="_x0000_s1026" style="position:absolute;margin-left:56.4pt;margin-top:1.25pt;width:12.85pt;height:14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"/>
                  </w:pict>
                </mc:Fallback>
              </mc:AlternateContent>
            </w:r>
            <w:r w:rsidRPr="00C34619">
              <w:rPr>
                <w:rFonts w:ascii="Times New Roman" w:hAnsi="Times New Roman" w:cs="Times New Roman"/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C0E0F97" wp14:editId="4764D813">
                      <wp:simplePos x="0" y="0"/>
                      <wp:positionH relativeFrom="column">
                        <wp:posOffset>1202055</wp:posOffset>
                      </wp:positionH>
                      <wp:positionV relativeFrom="paragraph">
                        <wp:posOffset>15875</wp:posOffset>
                      </wp:positionV>
                      <wp:extent cx="163195" cy="180975"/>
                      <wp:effectExtent l="0" t="0" r="27305" b="28575"/>
                      <wp:wrapNone/>
                      <wp:docPr id="83392715" name="Rectangle 83392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B642A7" id="Rectangle 83392715" o:spid="_x0000_s1026" style="position:absolute;margin-left:94.65pt;margin-top:1.25pt;width:12.85pt;height:1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" fillcolor="black"/>
                  </w:pict>
                </mc:Fallback>
              </mc:AlternateContent>
            </w:r>
            <w:r w:rsidRPr="00C34619">
              <w:rPr>
                <w:rFonts w:ascii="Times New Roman" w:eastAsia="Arial Unicode MS" w:hAnsi="Times New Roman" w:cs="Times New Roman"/>
                <w:lang w:val="fr-FR"/>
              </w:rPr>
              <w:t xml:space="preserve">Semestre : 1          2  </w:t>
            </w:r>
          </w:p>
          <w:p w14:paraId="2D7AD803" w14:textId="564E1B3A" w:rsidR="004C2901" w:rsidRPr="00C34619" w:rsidRDefault="004C2901" w:rsidP="00281104">
            <w:pPr>
              <w:tabs>
                <w:tab w:val="left" w:pos="2302"/>
                <w:tab w:val="left" w:pos="7655"/>
              </w:tabs>
              <w:spacing w:after="240"/>
              <w:rPr>
                <w:rFonts w:ascii="Times New Roman" w:eastAsia="Arial Unicode MS" w:hAnsi="Times New Roman" w:cs="Times New Roman"/>
                <w:sz w:val="40"/>
                <w:szCs w:val="40"/>
                <w:lang w:val="fr-FR"/>
              </w:rPr>
            </w:pPr>
            <w:r w:rsidRPr="00C34619"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C89EAC7" wp14:editId="4EC6AB09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22860</wp:posOffset>
                      </wp:positionV>
                      <wp:extent cx="163195" cy="180975"/>
                      <wp:effectExtent l="0" t="0" r="27305" b="28575"/>
                      <wp:wrapNone/>
                      <wp:docPr id="861923444" name="Rectangle 8619234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20106E" id="Rectangle 861923444" o:spid="_x0000_s1026" style="position:absolute;margin-left:90.9pt;margin-top:1.8pt;width:12.85pt;height:14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"/>
                  </w:pict>
                </mc:Fallback>
              </mc:AlternateContent>
            </w:r>
            <w:r w:rsidRPr="00C34619">
              <w:rPr>
                <w:rFonts w:ascii="Times New Roman" w:hAnsi="Times New Roman" w:cs="Times New Roman"/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F9501C" wp14:editId="589C9830">
                      <wp:simplePos x="0" y="0"/>
                      <wp:positionH relativeFrom="column">
                        <wp:posOffset>2212975</wp:posOffset>
                      </wp:positionH>
                      <wp:positionV relativeFrom="paragraph">
                        <wp:posOffset>23495</wp:posOffset>
                      </wp:positionV>
                      <wp:extent cx="163195" cy="180975"/>
                      <wp:effectExtent l="0" t="0" r="27305" b="28575"/>
                      <wp:wrapNone/>
                      <wp:docPr id="49" name="Rectangl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68ABB8" id="Rectangle 49" o:spid="_x0000_s1026" style="position:absolute;margin-left:174.25pt;margin-top:1.85pt;width:12.8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" fillcolor="black [3213]"/>
                  </w:pict>
                </mc:Fallback>
              </mc:AlternateContent>
            </w:r>
            <w:r w:rsidRPr="00C34619">
              <w:rPr>
                <w:rFonts w:ascii="Times New Roman" w:eastAsia="Arial Unicode MS" w:hAnsi="Times New Roman" w:cs="Times New Roman"/>
                <w:lang w:val="fr-FR"/>
              </w:rPr>
              <w:t>Session : Principale           Rattrapage</w:t>
            </w:r>
          </w:p>
        </w:tc>
        <w:tc>
          <w:tcPr>
            <w:tcW w:w="1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DC860" w14:textId="77777777" w:rsidR="004C2901" w:rsidRPr="00C34619" w:rsidRDefault="004C2901" w:rsidP="00281104">
            <w:pPr>
              <w:tabs>
                <w:tab w:val="left" w:pos="5033"/>
                <w:tab w:val="left" w:pos="7655"/>
              </w:tabs>
              <w:jc w:val="center"/>
              <w:rPr>
                <w:rFonts w:ascii="Times New Roman" w:eastAsia="Arial Unicode MS" w:hAnsi="Times New Roman" w:cs="Times New Roman"/>
                <w:sz w:val="20"/>
              </w:rPr>
            </w:pPr>
            <w:r w:rsidRPr="00C34619">
              <w:rPr>
                <w:rFonts w:ascii="Times New Roman" w:eastAsia="Arial Unicode MS" w:hAnsi="Times New Roman" w:cs="Times New Roman"/>
                <w:noProof/>
                <w:sz w:val="20"/>
                <w:lang w:val="fr-FR"/>
              </w:rPr>
              <w:drawing>
                <wp:inline distT="0" distB="0" distL="0" distR="0" wp14:anchorId="5C39074A" wp14:editId="312D7525">
                  <wp:extent cx="1212850" cy="863332"/>
                  <wp:effectExtent l="0" t="0" r="6350" b="0"/>
                  <wp:docPr id="6" name="Image 6" descr="logo-esprit--n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 descr="logo-esprit--n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561" cy="868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901" w:rsidRPr="00C34619" w14:paraId="4E147D14" w14:textId="77777777" w:rsidTr="00FF454F">
        <w:trPr>
          <w:trHeight w:val="835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570E8B7" w14:textId="506E1A60" w:rsidR="004C2901" w:rsidRPr="004C2901" w:rsidRDefault="004C2901" w:rsidP="00281104">
            <w:pPr>
              <w:pStyle w:val="En-tte"/>
              <w:tabs>
                <w:tab w:val="center" w:pos="9509"/>
                <w:tab w:val="right" w:pos="9650"/>
              </w:tabs>
              <w:spacing w:line="256" w:lineRule="auto"/>
              <w:rPr>
                <w:rFonts w:eastAsia="Arial Unicode MS"/>
                <w:rtl/>
                <w:lang w:val="fr-FR"/>
              </w:rPr>
            </w:pPr>
            <w:r w:rsidRPr="004C2901">
              <w:rPr>
                <w:rFonts w:eastAsia="Arial Unicode MS"/>
                <w:lang w:val="fr-FR"/>
              </w:rPr>
              <w:t xml:space="preserve">Module : </w:t>
            </w:r>
            <w:r w:rsidRPr="004C2901">
              <w:rPr>
                <w:rFonts w:eastAsia="Arial Unicode MS"/>
                <w:i/>
                <w:sz w:val="23"/>
                <w:szCs w:val="23"/>
                <w:lang w:val="fr-FR"/>
              </w:rPr>
              <w:t>Sécu</w:t>
            </w:r>
            <w:r>
              <w:rPr>
                <w:rFonts w:eastAsia="Arial Unicode MS"/>
                <w:i/>
                <w:sz w:val="23"/>
                <w:szCs w:val="23"/>
                <w:lang w:val="fr-FR"/>
              </w:rPr>
              <w:t>rité Informatique</w:t>
            </w:r>
          </w:p>
          <w:p w14:paraId="472769D9" w14:textId="6CD1EE87" w:rsidR="004C2901" w:rsidRPr="00C34619" w:rsidRDefault="004C2901" w:rsidP="004C2901">
            <w:pPr>
              <w:pStyle w:val="En-tte"/>
              <w:tabs>
                <w:tab w:val="left" w:leader="underscore" w:pos="6734"/>
              </w:tabs>
              <w:spacing w:line="256" w:lineRule="auto"/>
              <w:rPr>
                <w:rFonts w:eastAsia="Arial Unicode MS"/>
                <w:lang w:val="fr-FR"/>
              </w:rPr>
            </w:pPr>
            <w:r w:rsidRPr="004C2901">
              <w:rPr>
                <w:rFonts w:eastAsia="Arial Unicode MS"/>
                <w:lang w:val="fr-FR"/>
              </w:rPr>
              <w:t xml:space="preserve">Classes : </w:t>
            </w:r>
            <w:r>
              <w:rPr>
                <w:rFonts w:eastAsia="Arial Unicode MS"/>
                <w:lang w:val="fr-FR"/>
              </w:rPr>
              <w:t>4</w:t>
            </w:r>
            <w:r w:rsidRPr="004C2901">
              <w:rPr>
                <w:rFonts w:eastAsia="Arial Unicode MS"/>
                <w:vertAlign w:val="superscript"/>
                <w:lang w:val="fr-FR"/>
              </w:rPr>
              <w:t>ème</w:t>
            </w:r>
            <w:r>
              <w:rPr>
                <w:rFonts w:eastAsia="Arial Unicode MS"/>
                <w:lang w:val="fr-FR"/>
              </w:rPr>
              <w:t xml:space="preserve"> Année</w:t>
            </w:r>
            <w:r w:rsidR="009C7C66">
              <w:rPr>
                <w:rFonts w:eastAsia="Arial Unicode MS"/>
                <w:lang w:val="fr-FR"/>
              </w:rPr>
              <w:t>s</w:t>
            </w:r>
          </w:p>
        </w:tc>
      </w:tr>
      <w:tr w:rsidR="004C2901" w:rsidRPr="00C34619" w14:paraId="57FA9C1E" w14:textId="77777777" w:rsidTr="00FF454F">
        <w:trPr>
          <w:trHeight w:val="417"/>
          <w:jc w:val="center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30F3A8A" w14:textId="253AB14A" w:rsidR="004C2901" w:rsidRPr="00C34619" w:rsidRDefault="004C2901" w:rsidP="00281104">
            <w:pPr>
              <w:pStyle w:val="En-tte"/>
              <w:spacing w:line="256" w:lineRule="auto"/>
              <w:rPr>
                <w:rFonts w:eastAsia="Arial Unicode MS"/>
                <w:lang w:val="fr-FR"/>
              </w:rPr>
            </w:pPr>
            <w:r w:rsidRPr="00C34619"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55B746D" wp14:editId="1B48E167">
                      <wp:simplePos x="0" y="0"/>
                      <wp:positionH relativeFrom="column">
                        <wp:posOffset>5144135</wp:posOffset>
                      </wp:positionH>
                      <wp:positionV relativeFrom="paragraph">
                        <wp:posOffset>8255</wp:posOffset>
                      </wp:positionV>
                      <wp:extent cx="163195" cy="180975"/>
                      <wp:effectExtent l="0" t="0" r="27305" b="28575"/>
                      <wp:wrapNone/>
                      <wp:docPr id="52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BE5B5D" id="Rectangle 52" o:spid="_x0000_s1026" style="position:absolute;margin-left:405.05pt;margin-top:.65pt;width:12.85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" fillcolor="black"/>
                  </w:pict>
                </mc:Fallback>
              </mc:AlternateContent>
            </w:r>
            <w:r w:rsidRPr="00C34619"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84243CA" wp14:editId="68289ED9">
                      <wp:simplePos x="0" y="0"/>
                      <wp:positionH relativeFrom="column">
                        <wp:posOffset>4400550</wp:posOffset>
                      </wp:positionH>
                      <wp:positionV relativeFrom="paragraph">
                        <wp:posOffset>16510</wp:posOffset>
                      </wp:positionV>
                      <wp:extent cx="163195" cy="180975"/>
                      <wp:effectExtent l="0" t="0" r="27305" b="28575"/>
                      <wp:wrapNone/>
                      <wp:docPr id="53" name="Rectangl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29ABE1" id="Rectangle 53" o:spid="_x0000_s1026" style="position:absolute;margin-left:346.5pt;margin-top:1.3pt;width:12.85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"/>
                  </w:pict>
                </mc:Fallback>
              </mc:AlternateContent>
            </w:r>
            <w:r w:rsidRPr="00C34619"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DABAF0D" wp14:editId="5AE58131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15875</wp:posOffset>
                      </wp:positionV>
                      <wp:extent cx="163195" cy="180975"/>
                      <wp:effectExtent l="0" t="0" r="27305" b="28575"/>
                      <wp:wrapNone/>
                      <wp:docPr id="46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A9DACD" id="Rectangle 46" o:spid="_x0000_s1026" style="position:absolute;margin-left:142pt;margin-top:1.25pt;width:12.85pt;height:14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"/>
                  </w:pict>
                </mc:Fallback>
              </mc:AlternateContent>
            </w:r>
            <w:r w:rsidRPr="00C34619"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D522F89" wp14:editId="1EC9025C">
                      <wp:simplePos x="0" y="0"/>
                      <wp:positionH relativeFrom="column">
                        <wp:posOffset>2514600</wp:posOffset>
                      </wp:positionH>
                      <wp:positionV relativeFrom="paragraph">
                        <wp:posOffset>-19685</wp:posOffset>
                      </wp:positionV>
                      <wp:extent cx="163195" cy="180975"/>
                      <wp:effectExtent l="0" t="0" r="27305" b="28575"/>
                      <wp:wrapNone/>
                      <wp:docPr id="47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587440" id="Rectangle 47" o:spid="_x0000_s1026" style="position:absolute;margin-left:198pt;margin-top:-1.55pt;width:12.85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" fillcolor="black"/>
                  </w:pict>
                </mc:Fallback>
              </mc:AlternateContent>
            </w:r>
            <w:r w:rsidRPr="00C34619">
              <w:rPr>
                <w:rFonts w:eastAsia="Arial Unicode MS"/>
                <w:lang w:val="fr-FR"/>
              </w:rPr>
              <w:t>Documents autorisés :</w:t>
            </w:r>
            <w:r>
              <w:rPr>
                <w:rFonts w:eastAsia="Arial Unicode MS"/>
                <w:lang w:val="fr-FR"/>
              </w:rPr>
              <w:t xml:space="preserve"> </w:t>
            </w:r>
            <w:r w:rsidRPr="00C34619">
              <w:rPr>
                <w:rFonts w:eastAsia="Arial Unicode MS"/>
                <w:lang w:val="fr-FR"/>
              </w:rPr>
              <w:t xml:space="preserve"> OUI           </w:t>
            </w:r>
            <w:proofErr w:type="gramStart"/>
            <w:r w:rsidRPr="00C34619">
              <w:rPr>
                <w:rFonts w:eastAsia="Arial Unicode MS"/>
                <w:lang w:val="fr-FR"/>
              </w:rPr>
              <w:t>NON           Internet</w:t>
            </w:r>
            <w:proofErr w:type="gramEnd"/>
            <w:r w:rsidRPr="00C34619">
              <w:rPr>
                <w:rFonts w:eastAsia="Arial Unicode MS"/>
                <w:lang w:val="fr-FR"/>
              </w:rPr>
              <w:t xml:space="preserve"> autorisée : OUI           NON                                      </w:t>
            </w:r>
          </w:p>
          <w:p w14:paraId="7A45848A" w14:textId="31CD0C90" w:rsidR="004C2901" w:rsidRPr="00C34619" w:rsidRDefault="004C2901" w:rsidP="00281104">
            <w:pPr>
              <w:pStyle w:val="En-tte"/>
              <w:spacing w:after="120" w:line="256" w:lineRule="auto"/>
              <w:rPr>
                <w:rFonts w:eastAsia="Arial Unicode MS"/>
                <w:lang w:val="fr-FR"/>
              </w:rPr>
            </w:pPr>
            <w:r w:rsidRPr="00C34619"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C44D0E4" wp14:editId="4693DA68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41910</wp:posOffset>
                      </wp:positionV>
                      <wp:extent cx="163195" cy="180975"/>
                      <wp:effectExtent l="0" t="0" r="27305" b="28575"/>
                      <wp:wrapNone/>
                      <wp:docPr id="424615951" name="Rectangle 42461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9445BA" id="Rectangle 424615951" o:spid="_x0000_s1026" style="position:absolute;margin-left:142pt;margin-top:3.3pt;width:12.85pt;height:14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"/>
                  </w:pict>
                </mc:Fallback>
              </mc:AlternateContent>
            </w:r>
            <w:r w:rsidRPr="00C34619"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87197CB" wp14:editId="1387E7AF">
                      <wp:simplePos x="0" y="0"/>
                      <wp:positionH relativeFrom="column">
                        <wp:posOffset>2514600</wp:posOffset>
                      </wp:positionH>
                      <wp:positionV relativeFrom="paragraph">
                        <wp:posOffset>43815</wp:posOffset>
                      </wp:positionV>
                      <wp:extent cx="163195" cy="180975"/>
                      <wp:effectExtent l="0" t="0" r="27305" b="28575"/>
                      <wp:wrapNone/>
                      <wp:docPr id="463416657" name="Rectangle 463416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5EBBA5" id="Rectangle 463416657" o:spid="_x0000_s1026" style="position:absolute;margin-left:198pt;margin-top:3.45pt;width:12.85pt;height:1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" fillcolor="black"/>
                  </w:pict>
                </mc:Fallback>
              </mc:AlternateContent>
            </w:r>
            <w:r w:rsidRPr="00C34619">
              <w:rPr>
                <w:rFonts w:eastAsia="Arial Unicode MS"/>
                <w:lang w:val="fr-FR"/>
              </w:rPr>
              <w:t xml:space="preserve">Calculatrice autorisée : OUI           </w:t>
            </w:r>
            <w:proofErr w:type="gramStart"/>
            <w:r w:rsidRPr="00C34619">
              <w:rPr>
                <w:rFonts w:eastAsia="Arial Unicode MS"/>
                <w:lang w:val="fr-FR"/>
              </w:rPr>
              <w:t>NON          Nombre</w:t>
            </w:r>
            <w:proofErr w:type="gramEnd"/>
            <w:r w:rsidRPr="00C34619">
              <w:rPr>
                <w:rFonts w:eastAsia="Arial Unicode MS"/>
                <w:lang w:val="fr-FR"/>
              </w:rPr>
              <w:t xml:space="preserve"> de </w:t>
            </w:r>
            <w:r w:rsidRPr="00C34619">
              <w:rPr>
                <w:rFonts w:eastAsia="Arial Unicode MS"/>
                <w:sz w:val="22"/>
                <w:szCs w:val="22"/>
                <w:lang w:val="sv-SE"/>
              </w:rPr>
              <w:t xml:space="preserve">pages : </w:t>
            </w:r>
            <w:r w:rsidR="00BF6812">
              <w:rPr>
                <w:rFonts w:eastAsia="Arial Unicode MS"/>
                <w:sz w:val="22"/>
                <w:szCs w:val="22"/>
                <w:lang w:val="sv-SE"/>
              </w:rPr>
              <w:t>05</w:t>
            </w:r>
          </w:p>
        </w:tc>
      </w:tr>
      <w:tr w:rsidR="004C2901" w:rsidRPr="00C34619" w14:paraId="024283A5" w14:textId="77777777" w:rsidTr="00FF454F">
        <w:trPr>
          <w:trHeight w:val="281"/>
          <w:jc w:val="center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410BA" w14:textId="41AC1903" w:rsidR="004C2901" w:rsidRPr="00C34619" w:rsidRDefault="004C2901" w:rsidP="00281104">
            <w:pPr>
              <w:tabs>
                <w:tab w:val="left" w:pos="3757"/>
              </w:tabs>
              <w:rPr>
                <w:rFonts w:ascii="Times New Roman" w:hAnsi="Times New Roman" w:cs="Times New Roman"/>
                <w:noProof/>
                <w:lang w:val="fr-FR" w:eastAsia="ar-SA"/>
              </w:rPr>
            </w:pPr>
            <w:r w:rsidRPr="00C34619">
              <w:rPr>
                <w:rFonts w:ascii="Times New Roman" w:eastAsia="Arial Unicode MS" w:hAnsi="Times New Roman" w:cs="Times New Roman"/>
                <w:lang w:val="sv-SE"/>
              </w:rPr>
              <w:t>Date :   19/0</w:t>
            </w:r>
            <w:r>
              <w:rPr>
                <w:rFonts w:ascii="Times New Roman" w:eastAsia="Arial Unicode MS" w:hAnsi="Times New Roman" w:cs="Times New Roman"/>
                <w:lang w:val="sv-SE"/>
              </w:rPr>
              <w:t>6</w:t>
            </w:r>
            <w:r w:rsidRPr="00C34619">
              <w:rPr>
                <w:rFonts w:ascii="Times New Roman" w:eastAsia="Arial Unicode MS" w:hAnsi="Times New Roman" w:cs="Times New Roman"/>
                <w:lang w:val="sv-SE"/>
              </w:rPr>
              <w:t xml:space="preserve">/2024                 </w:t>
            </w:r>
            <w:r>
              <w:rPr>
                <w:rFonts w:ascii="Times New Roman" w:eastAsia="Arial Unicode MS" w:hAnsi="Times New Roman" w:cs="Times New Roman"/>
                <w:lang w:val="sv-SE"/>
              </w:rPr>
              <w:t xml:space="preserve">                       </w:t>
            </w:r>
            <w:r w:rsidRPr="00C34619">
              <w:rPr>
                <w:rFonts w:ascii="Times New Roman" w:eastAsia="Arial Unicode MS" w:hAnsi="Times New Roman" w:cs="Times New Roman"/>
                <w:lang w:val="sv-SE"/>
              </w:rPr>
              <w:t xml:space="preserve">Heure : </w:t>
            </w:r>
            <w:r>
              <w:rPr>
                <w:rFonts w:ascii="Times New Roman" w:eastAsia="Arial Unicode MS" w:hAnsi="Times New Roman" w:cs="Times New Roman"/>
                <w:lang w:val="sv-SE"/>
              </w:rPr>
              <w:t>11:00</w:t>
            </w:r>
            <w:r w:rsidRPr="00C34619">
              <w:rPr>
                <w:rFonts w:ascii="Times New Roman" w:eastAsia="Arial Unicode MS" w:hAnsi="Times New Roman" w:cs="Times New Roman"/>
                <w:lang w:val="fr-FR"/>
              </w:rPr>
              <w:t xml:space="preserve">                              </w:t>
            </w:r>
            <w:r>
              <w:rPr>
                <w:rFonts w:ascii="Times New Roman" w:eastAsia="Arial Unicode MS" w:hAnsi="Times New Roman" w:cs="Times New Roman"/>
                <w:lang w:val="fr-FR"/>
              </w:rPr>
              <w:t xml:space="preserve">                      </w:t>
            </w:r>
            <w:r w:rsidRPr="00C34619">
              <w:rPr>
                <w:rFonts w:ascii="Times New Roman" w:eastAsia="Arial Unicode MS" w:hAnsi="Times New Roman" w:cs="Times New Roman"/>
                <w:lang w:val="fr-FR"/>
              </w:rPr>
              <w:t xml:space="preserve"> Durée :</w:t>
            </w:r>
            <w:r w:rsidRPr="00C34619">
              <w:rPr>
                <w:rFonts w:ascii="Times New Roman" w:eastAsia="Arial Unicode MS" w:hAnsi="Times New Roman" w:cs="Times New Roman"/>
                <w:lang w:val="sv-SE"/>
              </w:rPr>
              <w:t xml:space="preserve">1h30             </w:t>
            </w:r>
          </w:p>
        </w:tc>
      </w:tr>
      <w:tr w:rsidR="004C2901" w:rsidRPr="00C34619" w14:paraId="76781D38" w14:textId="77777777" w:rsidTr="00FF454F">
        <w:trPr>
          <w:trHeight w:val="1149"/>
          <w:jc w:val="center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CC0FCC6" w14:textId="591C10AD" w:rsidR="004C2901" w:rsidRPr="00C34619" w:rsidRDefault="004C2901" w:rsidP="00281104">
            <w:pPr>
              <w:pStyle w:val="En-tte"/>
              <w:spacing w:line="256" w:lineRule="auto"/>
              <w:rPr>
                <w:rFonts w:eastAsia="Arial Unicode MS"/>
                <w:lang w:val="fr-FR"/>
              </w:rPr>
            </w:pPr>
          </w:p>
          <w:p w14:paraId="0A819549" w14:textId="77777777" w:rsidR="004C2901" w:rsidRDefault="004C2901" w:rsidP="004C2901">
            <w:pPr>
              <w:pStyle w:val="En-tte"/>
              <w:spacing w:before="120" w:line="256" w:lineRule="auto"/>
              <w:contextualSpacing/>
              <w:rPr>
                <w:rFonts w:eastAsia="Arial Unicode MS"/>
                <w:lang w:val="fr-FR"/>
              </w:rPr>
            </w:pPr>
            <w:r w:rsidRPr="00C34619">
              <w:rPr>
                <w:rFonts w:eastAsia="Arial Unicode MS"/>
                <w:lang w:val="fr-FR"/>
              </w:rPr>
              <w:t>Classe : ……………</w:t>
            </w:r>
          </w:p>
          <w:p w14:paraId="0C6AEA0B" w14:textId="67469813" w:rsidR="004C2901" w:rsidRPr="00C34619" w:rsidRDefault="004C2901" w:rsidP="004C2901">
            <w:pPr>
              <w:pStyle w:val="En-tte"/>
              <w:spacing w:before="120" w:line="256" w:lineRule="auto"/>
              <w:contextualSpacing/>
              <w:rPr>
                <w:rFonts w:eastAsia="Arial Unicode MS"/>
                <w:lang w:val="fr-FR"/>
              </w:rPr>
            </w:pPr>
            <w:r>
              <w:rPr>
                <w:rFonts w:eastAsia="Arial Unicode MS"/>
                <w:lang w:val="fr-FR"/>
              </w:rPr>
              <w:t>Groupe : ……………</w:t>
            </w:r>
          </w:p>
        </w:tc>
        <w:tc>
          <w:tcPr>
            <w:tcW w:w="36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16D4D" w14:textId="303635EE" w:rsidR="004C2901" w:rsidRPr="00C34619" w:rsidRDefault="004C2901" w:rsidP="00281104">
            <w:pPr>
              <w:pStyle w:val="En-tte"/>
              <w:spacing w:line="256" w:lineRule="auto"/>
              <w:rPr>
                <w:rFonts w:eastAsia="Arial Unicode MS"/>
                <w:sz w:val="28"/>
                <w:szCs w:val="28"/>
                <w:rtl/>
                <w:lang w:val="fr-FR"/>
              </w:rPr>
            </w:pPr>
            <w:r w:rsidRPr="00C34619">
              <w:rPr>
                <w:rFonts w:eastAsia="Arial Unicode MS"/>
                <w:sz w:val="28"/>
                <w:szCs w:val="28"/>
                <w:lang w:val="fr-FR"/>
              </w:rPr>
              <w:t>ETUDIANT(e)</w:t>
            </w:r>
          </w:p>
          <w:p w14:paraId="57EB23D9" w14:textId="77777777" w:rsidR="004C2901" w:rsidRPr="00C34619" w:rsidRDefault="004C2901" w:rsidP="004C2901">
            <w:pPr>
              <w:pStyle w:val="En-tte"/>
              <w:spacing w:line="276" w:lineRule="auto"/>
              <w:ind w:left="71" w:hanging="71"/>
              <w:rPr>
                <w:rFonts w:eastAsia="Arial Unicode MS"/>
                <w:lang w:val="fr-FR"/>
              </w:rPr>
            </w:pPr>
            <w:r w:rsidRPr="00C34619">
              <w:rPr>
                <w:rFonts w:eastAsia="Arial Unicode MS"/>
                <w:lang w:val="fr-FR"/>
              </w:rPr>
              <w:t xml:space="preserve">N° Carte : …………………………………………………………....                                                                                                                </w:t>
            </w:r>
          </w:p>
          <w:p w14:paraId="72CB25DA" w14:textId="3DF91CAD" w:rsidR="004C2901" w:rsidRPr="00C34619" w:rsidRDefault="004C2901" w:rsidP="004C2901">
            <w:pPr>
              <w:pStyle w:val="En-tte"/>
              <w:spacing w:line="276" w:lineRule="auto"/>
              <w:ind w:left="71" w:hanging="71"/>
              <w:rPr>
                <w:rFonts w:eastAsia="Arial Unicode MS"/>
                <w:lang w:val="fr-FR"/>
              </w:rPr>
            </w:pPr>
            <w:r w:rsidRPr="00C34619">
              <w:rPr>
                <w:rFonts w:eastAsia="Arial Unicode MS"/>
                <w:lang w:val="fr-FR"/>
              </w:rPr>
              <w:t>Nom et Prénom : ……………………………………………</w:t>
            </w:r>
            <w:proofErr w:type="gramStart"/>
            <w:r w:rsidRPr="00C34619">
              <w:rPr>
                <w:rFonts w:eastAsia="Arial Unicode MS"/>
                <w:lang w:val="fr-FR"/>
              </w:rPr>
              <w:t>…….</w:t>
            </w:r>
            <w:proofErr w:type="gramEnd"/>
            <w:r w:rsidRPr="00C34619">
              <w:rPr>
                <w:rFonts w:eastAsia="Arial Unicode MS"/>
                <w:lang w:val="fr-FR"/>
              </w:rPr>
              <w:t>.</w:t>
            </w:r>
          </w:p>
        </w:tc>
      </w:tr>
    </w:tbl>
    <w:p w14:paraId="7DF69D18" w14:textId="14ECA809" w:rsidR="00176C68" w:rsidRDefault="00176C68" w:rsidP="004C2901"/>
    <w:p w14:paraId="459C496A" w14:textId="4691ED86" w:rsidR="00C2246D" w:rsidRPr="0091607C" w:rsidRDefault="00821567" w:rsidP="0091607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QCM</w:t>
      </w:r>
      <w:r w:rsidR="0091607C">
        <w:rPr>
          <w:rFonts w:asciiTheme="majorBidi" w:hAnsiTheme="majorBidi" w:cstheme="majorBidi"/>
          <w:b/>
          <w:bCs/>
          <w:sz w:val="28"/>
          <w:szCs w:val="28"/>
        </w:rPr>
        <w:t xml:space="preserve"> - </w:t>
      </w:r>
      <w:r w:rsidR="00C2246D" w:rsidRPr="000354D7">
        <w:rPr>
          <w:rFonts w:asciiTheme="majorBidi" w:hAnsiTheme="majorBidi" w:cstheme="majorBidi"/>
          <w:b/>
          <w:bCs/>
        </w:rPr>
        <w:t>Choisir la ou les bonne</w:t>
      </w:r>
      <w:r w:rsidR="00C2246D" w:rsidRPr="00B56DE2">
        <w:rPr>
          <w:rFonts w:asciiTheme="majorBidi" w:hAnsiTheme="majorBidi" w:cstheme="majorBidi"/>
          <w:b/>
          <w:bCs/>
          <w:sz w:val="20"/>
          <w:szCs w:val="20"/>
        </w:rPr>
        <w:t>(s)</w:t>
      </w:r>
      <w:r w:rsidR="00C2246D" w:rsidRPr="000354D7">
        <w:rPr>
          <w:rFonts w:asciiTheme="majorBidi" w:hAnsiTheme="majorBidi" w:cstheme="majorBidi"/>
          <w:b/>
          <w:bCs/>
        </w:rPr>
        <w:t xml:space="preserve"> réponse</w:t>
      </w:r>
      <w:r w:rsidR="00C2246D" w:rsidRPr="00B56DE2">
        <w:rPr>
          <w:rFonts w:asciiTheme="majorBidi" w:hAnsiTheme="majorBidi" w:cstheme="majorBidi"/>
          <w:b/>
          <w:bCs/>
          <w:sz w:val="18"/>
          <w:szCs w:val="18"/>
        </w:rPr>
        <w:t>(s)</w:t>
      </w:r>
      <w:r w:rsidR="000354D7" w:rsidRPr="00B56DE2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0354D7" w:rsidRPr="000354D7">
        <w:rPr>
          <w:rFonts w:asciiTheme="majorBidi" w:hAnsiTheme="majorBidi" w:cstheme="majorBidi"/>
          <w:b/>
          <w:bCs/>
        </w:rPr>
        <w:t>(</w:t>
      </w:r>
      <w:r w:rsidR="000354D7">
        <w:rPr>
          <w:rFonts w:asciiTheme="majorBidi" w:hAnsiTheme="majorBidi" w:cstheme="majorBidi"/>
          <w:b/>
          <w:bCs/>
        </w:rPr>
        <w:t>4 pts.</w:t>
      </w:r>
      <w:r w:rsidR="000354D7" w:rsidRPr="000354D7">
        <w:rPr>
          <w:rFonts w:asciiTheme="majorBidi" w:hAnsiTheme="majorBidi" w:cstheme="majorBidi"/>
          <w:b/>
          <w:bCs/>
        </w:rPr>
        <w:t>)</w:t>
      </w:r>
    </w:p>
    <w:p w14:paraId="4165E910" w14:textId="77777777" w:rsidR="00C2246D" w:rsidRPr="00937340" w:rsidRDefault="00C2246D" w:rsidP="00C2246D">
      <w:pPr>
        <w:rPr>
          <w:b/>
          <w:bCs/>
        </w:rPr>
      </w:pPr>
    </w:p>
    <w:p w14:paraId="50D0BCC6" w14:textId="77777777" w:rsidR="00C2246D" w:rsidRDefault="00FF454F" w:rsidP="00C224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 xml:space="preserve">Q1- La non-répudiation garantit que </w:t>
      </w:r>
    </w:p>
    <w:p w14:paraId="08960250" w14:textId="7D8ACC68" w:rsidR="00FF454F" w:rsidRPr="00FF454F" w:rsidRDefault="00FF454F" w:rsidP="00C2246D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A) Les données sont toujours disponibles</w:t>
      </w:r>
    </w:p>
    <w:p w14:paraId="7DE36344" w14:textId="77777777" w:rsidR="00FF454F" w:rsidRPr="00FF454F" w:rsidRDefault="00FF454F" w:rsidP="00C2246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E3398">
        <w:rPr>
          <w:rFonts w:ascii="Times New Roman" w:eastAsia="Times New Roman" w:hAnsi="Times New Roman" w:cs="Times New Roman"/>
          <w:sz w:val="24"/>
          <w:szCs w:val="24"/>
          <w:highlight w:val="cyan"/>
        </w:rPr>
        <w:t>B) Les utilisateurs ne peuvent pas nier avoir effectué une action</w:t>
      </w:r>
    </w:p>
    <w:p w14:paraId="61E0D46E" w14:textId="77777777" w:rsidR="00C2246D" w:rsidRDefault="00FF454F" w:rsidP="00C2246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C) Les informations sont protégées contre les modifications non autorisées</w:t>
      </w:r>
    </w:p>
    <w:p w14:paraId="7952F5E7" w14:textId="4381B3F0" w:rsidR="00FF454F" w:rsidRDefault="00FF454F" w:rsidP="00C2246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D) Les systèmes fonctionnent sans interruption</w:t>
      </w:r>
    </w:p>
    <w:p w14:paraId="7191E8B7" w14:textId="77777777" w:rsidR="00C2246D" w:rsidRPr="00FF454F" w:rsidRDefault="00C2246D" w:rsidP="00C2246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EB09C7F" w14:textId="77777777" w:rsidR="00FF454F" w:rsidRPr="00FF454F" w:rsidRDefault="00FF454F" w:rsidP="00C224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Q2- Lequel des éléments suivants est utilisé pour générer une signature numérique ?</w:t>
      </w:r>
    </w:p>
    <w:p w14:paraId="58709E75" w14:textId="77777777" w:rsidR="00FF454F" w:rsidRPr="00FF454F" w:rsidRDefault="00FF454F" w:rsidP="00C2246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A) Clé publique</w:t>
      </w:r>
    </w:p>
    <w:p w14:paraId="737BE51D" w14:textId="77777777" w:rsidR="00FF454F" w:rsidRPr="00FF454F" w:rsidRDefault="00FF454F" w:rsidP="00C2246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E3398">
        <w:rPr>
          <w:rFonts w:ascii="Times New Roman" w:eastAsia="Times New Roman" w:hAnsi="Times New Roman" w:cs="Times New Roman"/>
          <w:sz w:val="24"/>
          <w:szCs w:val="24"/>
          <w:highlight w:val="cyan"/>
        </w:rPr>
        <w:t>B) Clé privée</w:t>
      </w:r>
    </w:p>
    <w:p w14:paraId="731177FA" w14:textId="77777777" w:rsidR="00FF454F" w:rsidRPr="00FF454F" w:rsidRDefault="00FF454F" w:rsidP="00C2246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C) Hachage</w:t>
      </w:r>
    </w:p>
    <w:p w14:paraId="7F22F2FE" w14:textId="7DF457AF" w:rsidR="00FF454F" w:rsidRDefault="00FF454F" w:rsidP="00C2246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D) Certificat SSL</w:t>
      </w:r>
    </w:p>
    <w:p w14:paraId="67A75926" w14:textId="77777777" w:rsidR="00C2246D" w:rsidRPr="00FF454F" w:rsidRDefault="00C2246D" w:rsidP="00C2246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AD107E3" w14:textId="77777777" w:rsidR="00FF454F" w:rsidRPr="00FF454F" w:rsidRDefault="00FF454F" w:rsidP="00C224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Q3 – Pour vérifier une signature numérique, on utilise :</w:t>
      </w:r>
    </w:p>
    <w:p w14:paraId="4028833B" w14:textId="77777777" w:rsidR="00FF454F" w:rsidRPr="00FF454F" w:rsidRDefault="00FF454F" w:rsidP="00C2246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A) La clé privée de l'émetteur</w:t>
      </w:r>
    </w:p>
    <w:p w14:paraId="6D3F3A55" w14:textId="77777777" w:rsidR="00FF454F" w:rsidRPr="00FF454F" w:rsidRDefault="00FF454F" w:rsidP="00C2246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E3398">
        <w:rPr>
          <w:rFonts w:ascii="Times New Roman" w:eastAsia="Times New Roman" w:hAnsi="Times New Roman" w:cs="Times New Roman"/>
          <w:sz w:val="24"/>
          <w:szCs w:val="24"/>
          <w:highlight w:val="cyan"/>
        </w:rPr>
        <w:t>B) La clé publique de l'émetteur</w:t>
      </w:r>
    </w:p>
    <w:p w14:paraId="2DADCF28" w14:textId="77777777" w:rsidR="00FF454F" w:rsidRPr="00FF454F" w:rsidRDefault="00FF454F" w:rsidP="00C2246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C) Le certificat SSL du destinataire</w:t>
      </w:r>
    </w:p>
    <w:p w14:paraId="5D200F40" w14:textId="3C61D374" w:rsidR="00FF454F" w:rsidRDefault="00FF454F" w:rsidP="00C2246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D) L'algorithme de hachage</w:t>
      </w:r>
    </w:p>
    <w:p w14:paraId="38842546" w14:textId="77777777" w:rsidR="00C2246D" w:rsidRPr="00FF454F" w:rsidRDefault="00C2246D" w:rsidP="00C2246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B71BEA8" w14:textId="77777777" w:rsidR="00C2246D" w:rsidRDefault="00FF454F" w:rsidP="00C224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Q4 - Qu'est-ce qu'une Smurf Attack ?</w:t>
      </w:r>
    </w:p>
    <w:p w14:paraId="3802CBBD" w14:textId="0ED0181A" w:rsidR="00C2246D" w:rsidRDefault="00FF454F" w:rsidP="00C444AD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C2246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C444AD">
        <w:rPr>
          <w:rFonts w:ascii="Times New Roman" w:eastAsia="Times New Roman" w:hAnsi="Times New Roman" w:cs="Times New Roman"/>
          <w:sz w:val="24"/>
          <w:szCs w:val="24"/>
        </w:rPr>
        <w:t>L’envoi de mails pour voler des informations personnelles</w:t>
      </w:r>
    </w:p>
    <w:p w14:paraId="6A1C55CF" w14:textId="1E3F618C" w:rsidR="00C2246D" w:rsidRDefault="00FF454F" w:rsidP="00C444AD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EE3398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B) </w:t>
      </w:r>
      <w:r w:rsidR="00C444AD" w:rsidRPr="00EE3398">
        <w:rPr>
          <w:rFonts w:ascii="Times New Roman" w:eastAsia="Times New Roman" w:hAnsi="Times New Roman" w:cs="Times New Roman"/>
          <w:sz w:val="24"/>
          <w:szCs w:val="24"/>
          <w:highlight w:val="cyan"/>
        </w:rPr>
        <w:t>Envoi</w:t>
      </w:r>
      <w:r w:rsidRPr="00EE3398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des messages ICMP </w:t>
      </w:r>
      <w:r w:rsidR="00C444AD" w:rsidRPr="00EE3398">
        <w:rPr>
          <w:rFonts w:ascii="Times New Roman" w:eastAsia="Times New Roman" w:hAnsi="Times New Roman" w:cs="Times New Roman"/>
          <w:sz w:val="24"/>
          <w:szCs w:val="24"/>
          <w:highlight w:val="cyan"/>
        </w:rPr>
        <w:t>pour</w:t>
      </w:r>
      <w:r w:rsidRPr="00EE3398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saturer un réseau, entraînant ainsi un déni de service</w:t>
      </w:r>
    </w:p>
    <w:p w14:paraId="78726E10" w14:textId="77777777" w:rsidR="00C2246D" w:rsidRDefault="00FF454F" w:rsidP="00C444AD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C2246D">
        <w:rPr>
          <w:rFonts w:ascii="Times New Roman" w:eastAsia="Times New Roman" w:hAnsi="Times New Roman" w:cs="Times New Roman"/>
          <w:sz w:val="24"/>
          <w:szCs w:val="24"/>
        </w:rPr>
        <w:t>C) Une attaque qui infecte les ordinateurs avec un logiciel espion.</w:t>
      </w:r>
    </w:p>
    <w:p w14:paraId="7BEB00C9" w14:textId="1A8B6393" w:rsidR="00FF454F" w:rsidRPr="00C2246D" w:rsidRDefault="00FF454F" w:rsidP="00C444AD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C2246D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="00C444AD">
        <w:rPr>
          <w:rFonts w:ascii="Times New Roman" w:eastAsia="Times New Roman" w:hAnsi="Times New Roman" w:cs="Times New Roman"/>
          <w:sz w:val="24"/>
          <w:szCs w:val="24"/>
        </w:rPr>
        <w:t xml:space="preserve">L’envoi </w:t>
      </w:r>
      <w:r w:rsidRPr="00C2246D">
        <w:rPr>
          <w:rFonts w:ascii="Times New Roman" w:eastAsia="Times New Roman" w:hAnsi="Times New Roman" w:cs="Times New Roman"/>
          <w:sz w:val="24"/>
          <w:szCs w:val="24"/>
        </w:rPr>
        <w:t xml:space="preserve">de nombreux paquets SYN pour établir des connexions, </w:t>
      </w:r>
      <w:r w:rsidR="00C444AD">
        <w:rPr>
          <w:rFonts w:ascii="Times New Roman" w:eastAsia="Times New Roman" w:hAnsi="Times New Roman" w:cs="Times New Roman"/>
          <w:sz w:val="24"/>
          <w:szCs w:val="24"/>
        </w:rPr>
        <w:t>laisser le serveur en attente pour épuiser</w:t>
      </w:r>
      <w:r w:rsidRPr="00C2246D">
        <w:rPr>
          <w:rFonts w:ascii="Times New Roman" w:eastAsia="Times New Roman" w:hAnsi="Times New Roman" w:cs="Times New Roman"/>
          <w:sz w:val="24"/>
          <w:szCs w:val="24"/>
        </w:rPr>
        <w:t xml:space="preserve"> ainsi </w:t>
      </w:r>
      <w:r w:rsidR="00C444AD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C2246D">
        <w:rPr>
          <w:rFonts w:ascii="Times New Roman" w:eastAsia="Times New Roman" w:hAnsi="Times New Roman" w:cs="Times New Roman"/>
          <w:sz w:val="24"/>
          <w:szCs w:val="24"/>
        </w:rPr>
        <w:t>es ressources.</w:t>
      </w:r>
    </w:p>
    <w:p w14:paraId="4DE1EACC" w14:textId="77777777" w:rsidR="00C444AD" w:rsidRDefault="00FF454F" w:rsidP="00C444AD">
      <w:pPr>
        <w:spacing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 xml:space="preserve">Q5 - Quelle est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r w:rsidRPr="00FF454F">
        <w:rPr>
          <w:rFonts w:ascii="Times New Roman" w:eastAsia="Times New Roman" w:hAnsi="Times New Roman" w:cs="Times New Roman"/>
          <w:sz w:val="24"/>
          <w:szCs w:val="24"/>
        </w:rPr>
        <w:t>meilleure pratique pour déployer un IDS/IPS dans un environnement d'entreprise ?</w:t>
      </w:r>
    </w:p>
    <w:p w14:paraId="7BC7CA2D" w14:textId="77777777" w:rsidR="00C444AD" w:rsidRDefault="00FF454F" w:rsidP="00C444AD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C444AD">
        <w:rPr>
          <w:rFonts w:ascii="Times New Roman" w:eastAsia="Times New Roman" w:hAnsi="Times New Roman" w:cs="Times New Roman"/>
          <w:sz w:val="24"/>
          <w:szCs w:val="24"/>
        </w:rPr>
        <w:t>A) Déployer sur les serveurs critiques seulement</w:t>
      </w:r>
    </w:p>
    <w:p w14:paraId="494E9C0B" w14:textId="68901D7A" w:rsidR="00FF454F" w:rsidRPr="00C444AD" w:rsidRDefault="00FF454F" w:rsidP="00C444AD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EE3398">
        <w:rPr>
          <w:rFonts w:ascii="Times New Roman" w:eastAsia="Times New Roman" w:hAnsi="Times New Roman" w:cs="Times New Roman"/>
          <w:sz w:val="24"/>
          <w:szCs w:val="24"/>
          <w:highlight w:val="cyan"/>
        </w:rPr>
        <w:t>B) Déployer un IDS/IPS à la périphérie et à l'intérieur du réseau.</w:t>
      </w:r>
    </w:p>
    <w:p w14:paraId="67C53C94" w14:textId="77777777" w:rsidR="00FF454F" w:rsidRPr="00FF454F" w:rsidRDefault="00FF454F" w:rsidP="00C444AD">
      <w:pPr>
        <w:pStyle w:val="Paragraphedeliste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C) Utiliser uniquement des IDS/IPS basés sur les signatures.</w:t>
      </w:r>
    </w:p>
    <w:p w14:paraId="14B1F58D" w14:textId="77777777" w:rsidR="00FF454F" w:rsidRPr="00FF454F" w:rsidRDefault="00FF454F" w:rsidP="00C444AD">
      <w:pPr>
        <w:pStyle w:val="Paragraphedeliste"/>
        <w:spacing w:after="16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D) Désactiver les alertes automatiques pour éviter les interruptions.</w:t>
      </w:r>
    </w:p>
    <w:p w14:paraId="0A25D866" w14:textId="77777777" w:rsidR="00FF454F" w:rsidRPr="00FF454F" w:rsidRDefault="00FF454F" w:rsidP="00FF454F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16A9CE" w14:textId="18234265" w:rsidR="000354D7" w:rsidRDefault="000354D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4CA6F7" w14:textId="485DD73A" w:rsidR="00543B3D" w:rsidRDefault="00FF454F" w:rsidP="00543B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Q6 - Quelle méthode de protection peut être utilisée pour prévenir les attaques MITM ?</w:t>
      </w:r>
    </w:p>
    <w:p w14:paraId="10FAD6D6" w14:textId="08947C93" w:rsidR="00543B3D" w:rsidRPr="00543B3D" w:rsidRDefault="00FF454F" w:rsidP="00543B3D">
      <w:pPr>
        <w:pStyle w:val="Paragraphedeliste"/>
        <w:numPr>
          <w:ilvl w:val="0"/>
          <w:numId w:val="11"/>
        </w:numPr>
        <w:spacing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</w:rPr>
      </w:pPr>
      <w:r w:rsidRPr="00543B3D">
        <w:rPr>
          <w:rFonts w:ascii="Times New Roman" w:eastAsia="Times New Roman" w:hAnsi="Times New Roman" w:cs="Times New Roman"/>
          <w:sz w:val="24"/>
          <w:szCs w:val="24"/>
        </w:rPr>
        <w:t>Utiliser un pare-feu pour bloquer le trafic non autorisé</w:t>
      </w:r>
      <w:del w:id="0" w:author="sirajeddine miladi" w:date="2024-06-12T06:21:00Z" w16du:dateUtc="2024-06-12T05:21:00Z">
        <w:r w:rsidRPr="00543B3D" w:rsidDel="00C27A52">
          <w:rPr>
            <w:rFonts w:ascii="Times New Roman" w:eastAsia="Times New Roman" w:hAnsi="Times New Roman" w:cs="Times New Roman"/>
            <w:sz w:val="24"/>
            <w:szCs w:val="24"/>
          </w:rPr>
          <w:delText>.</w:delText>
        </w:r>
      </w:del>
    </w:p>
    <w:p w14:paraId="10CCB6EC" w14:textId="77777777" w:rsidR="00543B3D" w:rsidRPr="00EE3398" w:rsidRDefault="00FF454F" w:rsidP="00543B3D">
      <w:pPr>
        <w:pStyle w:val="Paragraphedeliste"/>
        <w:numPr>
          <w:ilvl w:val="0"/>
          <w:numId w:val="11"/>
        </w:numPr>
        <w:spacing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EE3398">
        <w:rPr>
          <w:rFonts w:ascii="Times New Roman" w:eastAsia="Times New Roman" w:hAnsi="Times New Roman" w:cs="Times New Roman"/>
          <w:sz w:val="24"/>
          <w:szCs w:val="24"/>
          <w:highlight w:val="cyan"/>
        </w:rPr>
        <w:t>) Utiliser des connexions réseau chiffrées (SSL/TLS).</w:t>
      </w:r>
    </w:p>
    <w:p w14:paraId="68B1141E" w14:textId="1EDE78BE" w:rsidR="00FF454F" w:rsidRPr="00543B3D" w:rsidRDefault="00FF454F" w:rsidP="00543B3D">
      <w:pPr>
        <w:pStyle w:val="Paragraphedeliste"/>
        <w:numPr>
          <w:ilvl w:val="0"/>
          <w:numId w:val="11"/>
        </w:numPr>
        <w:spacing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</w:rPr>
      </w:pPr>
      <w:r w:rsidRPr="00543B3D">
        <w:rPr>
          <w:rFonts w:ascii="Times New Roman" w:eastAsia="Times New Roman" w:hAnsi="Times New Roman" w:cs="Times New Roman"/>
          <w:sz w:val="24"/>
          <w:szCs w:val="24"/>
        </w:rPr>
        <w:t xml:space="preserve"> Activer l'authentification entre les parties communicantes.</w:t>
      </w:r>
    </w:p>
    <w:p w14:paraId="6C5DA859" w14:textId="77777777" w:rsidR="00FF454F" w:rsidRPr="00FF454F" w:rsidRDefault="00FF454F" w:rsidP="00543B3D">
      <w:pPr>
        <w:pStyle w:val="Paragraphedeliste"/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D) Installer des logiciels antivirus sur tous les appareils.</w:t>
      </w:r>
    </w:p>
    <w:p w14:paraId="60105C49" w14:textId="77777777" w:rsidR="00FF454F" w:rsidRPr="00FF454F" w:rsidRDefault="00FF454F" w:rsidP="00FF454F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14365" w14:textId="77777777" w:rsidR="00FF454F" w:rsidRPr="00FF454F" w:rsidRDefault="00FF454F" w:rsidP="00543B3D">
      <w:pPr>
        <w:spacing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 xml:space="preserve"> Q7 - Quelle attaque est principalement associée à la compromission de la disponibilité ?</w:t>
      </w:r>
    </w:p>
    <w:p w14:paraId="21736298" w14:textId="77777777" w:rsidR="00FF454F" w:rsidRPr="00FF454F" w:rsidRDefault="00FF454F" w:rsidP="00C2246D">
      <w:pPr>
        <w:pStyle w:val="Paragraphedeliste"/>
        <w:spacing w:beforeAutospacing="1" w:after="16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398">
        <w:rPr>
          <w:rFonts w:ascii="Times New Roman" w:eastAsia="Times New Roman" w:hAnsi="Times New Roman" w:cs="Times New Roman"/>
          <w:sz w:val="24"/>
          <w:szCs w:val="24"/>
          <w:highlight w:val="cyan"/>
        </w:rPr>
        <w:t>A) Attaque par déni de service (</w:t>
      </w:r>
      <w:proofErr w:type="spellStart"/>
      <w:r w:rsidRPr="00EE3398">
        <w:rPr>
          <w:rFonts w:ascii="Times New Roman" w:eastAsia="Times New Roman" w:hAnsi="Times New Roman" w:cs="Times New Roman"/>
          <w:sz w:val="24"/>
          <w:szCs w:val="24"/>
          <w:highlight w:val="cyan"/>
        </w:rPr>
        <w:t>DoS</w:t>
      </w:r>
      <w:proofErr w:type="spellEnd"/>
      <w:r w:rsidRPr="00EE3398">
        <w:rPr>
          <w:rFonts w:ascii="Times New Roman" w:eastAsia="Times New Roman" w:hAnsi="Times New Roman" w:cs="Times New Roman"/>
          <w:sz w:val="24"/>
          <w:szCs w:val="24"/>
          <w:highlight w:val="cyan"/>
        </w:rPr>
        <w:t>)</w:t>
      </w:r>
    </w:p>
    <w:p w14:paraId="629A2015" w14:textId="77777777" w:rsidR="00FF454F" w:rsidRPr="00FF454F" w:rsidRDefault="00FF454F" w:rsidP="00C2246D">
      <w:pPr>
        <w:pStyle w:val="Paragraphedeliste"/>
        <w:spacing w:beforeAutospacing="1" w:after="16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B) Attaque par injection SQL</w:t>
      </w:r>
    </w:p>
    <w:p w14:paraId="4DCDAEAE" w14:textId="77777777" w:rsidR="00FF454F" w:rsidRPr="00FF454F" w:rsidRDefault="00FF454F" w:rsidP="00C2246D">
      <w:pPr>
        <w:pStyle w:val="Paragraphedeliste"/>
        <w:spacing w:beforeAutospacing="1" w:after="16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>C) Phishing</w:t>
      </w:r>
    </w:p>
    <w:p w14:paraId="66B31603" w14:textId="77777777" w:rsidR="00FF454F" w:rsidRDefault="00FF454F" w:rsidP="00C2246D">
      <w:pPr>
        <w:pStyle w:val="Paragraphedeliste"/>
        <w:spacing w:beforeAutospacing="1" w:after="16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54F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FF454F">
        <w:rPr>
          <w:rFonts w:ascii="Times New Roman" w:eastAsia="Times New Roman" w:hAnsi="Times New Roman" w:cs="Times New Roman"/>
          <w:sz w:val="24"/>
          <w:szCs w:val="24"/>
        </w:rPr>
        <w:t>Sniffing</w:t>
      </w:r>
      <w:proofErr w:type="spellEnd"/>
      <w:r w:rsidRPr="00FF454F">
        <w:rPr>
          <w:rFonts w:ascii="Times New Roman" w:eastAsia="Times New Roman" w:hAnsi="Times New Roman" w:cs="Times New Roman"/>
          <w:sz w:val="24"/>
          <w:szCs w:val="24"/>
        </w:rPr>
        <w:t xml:space="preserve"> de réseau</w:t>
      </w:r>
    </w:p>
    <w:p w14:paraId="3F30FF84" w14:textId="37647380" w:rsidR="00FF454F" w:rsidRPr="00C2246D" w:rsidRDefault="00FF454F" w:rsidP="00FF454F">
      <w:pPr>
        <w:rPr>
          <w:rFonts w:asciiTheme="majorBidi" w:hAnsiTheme="majorBidi" w:cstheme="majorBidi"/>
          <w:sz w:val="24"/>
          <w:szCs w:val="24"/>
        </w:rPr>
      </w:pPr>
      <w:r w:rsidRPr="00C2246D">
        <w:rPr>
          <w:rFonts w:asciiTheme="majorBidi" w:hAnsiTheme="majorBidi" w:cstheme="majorBidi"/>
          <w:sz w:val="24"/>
          <w:szCs w:val="24"/>
        </w:rPr>
        <w:t>Q8 - Quelles sont les attaques qui peuvent compromettre la confidentialité de données sans interrompre le service ?</w:t>
      </w:r>
    </w:p>
    <w:p w14:paraId="55C745B1" w14:textId="10EE1499" w:rsidR="00FF454F" w:rsidRPr="00EE3398" w:rsidRDefault="00FF454F" w:rsidP="00C2246D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highlight w:val="cyan"/>
          <w:lang w:val="en-US"/>
        </w:rPr>
      </w:pPr>
      <w:r w:rsidRPr="00EE3398">
        <w:rPr>
          <w:rFonts w:asciiTheme="majorBidi" w:hAnsiTheme="majorBidi" w:cstheme="majorBidi"/>
          <w:sz w:val="24"/>
          <w:szCs w:val="24"/>
          <w:highlight w:val="cyan"/>
          <w:lang w:val="en-US"/>
        </w:rPr>
        <w:t>Man-in-the-Middle (MITM)</w:t>
      </w:r>
    </w:p>
    <w:p w14:paraId="58C96FDD" w14:textId="2C92EFAD" w:rsidR="00FF454F" w:rsidRPr="00EE3398" w:rsidRDefault="00FF454F" w:rsidP="00C2246D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highlight w:val="cyan"/>
        </w:rPr>
      </w:pPr>
      <w:r w:rsidRPr="00EE3398">
        <w:rPr>
          <w:rFonts w:asciiTheme="majorBidi" w:hAnsiTheme="majorBidi" w:cstheme="majorBidi"/>
          <w:sz w:val="24"/>
          <w:szCs w:val="24"/>
          <w:highlight w:val="cyan"/>
        </w:rPr>
        <w:t>Attaque par force brute (brute force)</w:t>
      </w:r>
    </w:p>
    <w:p w14:paraId="42D565F3" w14:textId="14691DBD" w:rsidR="00FF454F" w:rsidRPr="00C2246D" w:rsidRDefault="00FF454F" w:rsidP="00C2246D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C2246D">
        <w:rPr>
          <w:rFonts w:asciiTheme="majorBidi" w:hAnsiTheme="majorBidi" w:cstheme="majorBidi"/>
          <w:sz w:val="24"/>
          <w:szCs w:val="24"/>
          <w:lang w:val="en-US"/>
        </w:rPr>
        <w:t xml:space="preserve">Smurf Attack </w:t>
      </w:r>
    </w:p>
    <w:p w14:paraId="70C21A4A" w14:textId="3572356D" w:rsidR="00FF454F" w:rsidRPr="00EE3398" w:rsidRDefault="00FF454F" w:rsidP="00C2246D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highlight w:val="cyan"/>
          <w:lang w:val="en-US"/>
        </w:rPr>
      </w:pPr>
      <w:r w:rsidRPr="00EE3398">
        <w:rPr>
          <w:rFonts w:asciiTheme="majorBidi" w:hAnsiTheme="majorBidi" w:cstheme="majorBidi"/>
          <w:sz w:val="24"/>
          <w:szCs w:val="24"/>
          <w:highlight w:val="cyan"/>
          <w:lang w:val="en-US"/>
        </w:rPr>
        <w:t>Packet Sniffing</w:t>
      </w:r>
    </w:p>
    <w:p w14:paraId="37335D41" w14:textId="77777777" w:rsidR="00821567" w:rsidRDefault="00821567" w:rsidP="00821567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D400CB6" w14:textId="7802B302" w:rsidR="00821567" w:rsidRPr="00821567" w:rsidRDefault="00821567" w:rsidP="00821567">
      <w:pPr>
        <w:rPr>
          <w:rFonts w:asciiTheme="majorBidi" w:eastAsia="Aptos" w:hAnsiTheme="majorBidi" w:cstheme="majorBidi"/>
          <w:b/>
          <w:bCs/>
          <w:sz w:val="24"/>
          <w:szCs w:val="24"/>
          <w:u w:val="single"/>
        </w:rPr>
      </w:pPr>
      <w:r w:rsidRPr="00821567">
        <w:rPr>
          <w:rFonts w:asciiTheme="majorBidi" w:eastAsia="Aptos" w:hAnsiTheme="majorBidi" w:cstheme="majorBidi"/>
          <w:b/>
          <w:bCs/>
          <w:sz w:val="28"/>
          <w:szCs w:val="28"/>
          <w:u w:val="single"/>
          <w:lang w:val="fr-FR"/>
        </w:rPr>
        <w:t xml:space="preserve">Exercice 1 </w:t>
      </w:r>
      <w:r>
        <w:rPr>
          <w:rFonts w:asciiTheme="majorBidi" w:eastAsia="Aptos" w:hAnsiTheme="majorBidi" w:cstheme="majorBidi"/>
          <w:b/>
          <w:bCs/>
          <w:sz w:val="28"/>
          <w:szCs w:val="28"/>
          <w:u w:val="single"/>
          <w:lang w:val="fr-FR"/>
        </w:rPr>
        <w:t>(3 pts)</w:t>
      </w:r>
    </w:p>
    <w:p w14:paraId="7D3496DA" w14:textId="77777777" w:rsidR="00821567" w:rsidRPr="00821567" w:rsidRDefault="00821567" w:rsidP="00821567">
      <w:pPr>
        <w:rPr>
          <w:rFonts w:asciiTheme="majorBidi" w:eastAsia="Aptos" w:hAnsiTheme="majorBidi" w:cstheme="majorBidi"/>
        </w:rPr>
      </w:pPr>
    </w:p>
    <w:p w14:paraId="658C293F" w14:textId="6CC54F7C" w:rsidR="00821567" w:rsidRPr="00821567" w:rsidRDefault="00821567" w:rsidP="00821567">
      <w:pPr>
        <w:rPr>
          <w:rFonts w:asciiTheme="majorBidi" w:hAnsiTheme="majorBidi" w:cstheme="majorBidi"/>
        </w:rPr>
      </w:pPr>
      <w:r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Des </w:t>
      </w:r>
      <w:r w:rsidR="000C52B6">
        <w:rPr>
          <w:rFonts w:asciiTheme="majorBidi" w:eastAsia="Aptos" w:hAnsiTheme="majorBidi" w:cstheme="majorBidi"/>
          <w:sz w:val="24"/>
          <w:szCs w:val="24"/>
          <w:lang w:val="fr-FR"/>
        </w:rPr>
        <w:t>administrateurs</w:t>
      </w:r>
      <w:r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de sécurité ont élaboré un audit sur un réseau. Ils ont généré différents types de scans pour la détection des vulnérabilités. </w:t>
      </w:r>
    </w:p>
    <w:p w14:paraId="4D17400F" w14:textId="77777777" w:rsidR="00821567" w:rsidRPr="00821567" w:rsidRDefault="00821567" w:rsidP="00821567">
      <w:pPr>
        <w:pStyle w:val="Paragraphedeliste"/>
        <w:numPr>
          <w:ilvl w:val="0"/>
          <w:numId w:val="21"/>
        </w:numPr>
        <w:spacing w:after="160" w:line="279" w:lineRule="auto"/>
        <w:rPr>
          <w:rFonts w:asciiTheme="majorBidi" w:eastAsia="Aptos" w:hAnsiTheme="majorBidi" w:cstheme="majorBidi"/>
        </w:rPr>
      </w:pPr>
      <w:r w:rsidRPr="00821567">
        <w:rPr>
          <w:rFonts w:asciiTheme="majorBidi" w:eastAsia="Aptos" w:hAnsiTheme="majorBidi" w:cstheme="majorBidi"/>
        </w:rPr>
        <w:t>Qu’est-ce qu’une vulnérabilité ? (0,5 pt)</w:t>
      </w:r>
      <w:r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 </w:t>
      </w:r>
    </w:p>
    <w:p w14:paraId="1001680D" w14:textId="71EDB325" w:rsidR="00821567" w:rsidRPr="00EE3398" w:rsidRDefault="00EE3398" w:rsidP="00821567">
      <w:pPr>
        <w:pStyle w:val="Paragraphedeliste"/>
        <w:ind w:left="0"/>
        <w:rPr>
          <w:rFonts w:asciiTheme="majorBidi" w:eastAsia="Aptos" w:hAnsiTheme="majorBidi" w:cstheme="majorBidi"/>
          <w:b/>
          <w:bCs/>
          <w:color w:val="002060"/>
        </w:rPr>
      </w:pPr>
      <w:r w:rsidRPr="00EE3398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 xml:space="preserve">On accepte les réponses incluant </w:t>
      </w:r>
      <w:r w:rsidR="0012622C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 xml:space="preserve">les termes </w:t>
      </w:r>
      <w:r w:rsidRPr="00EE3398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>faille / faiblesse …</w:t>
      </w:r>
    </w:p>
    <w:p w14:paraId="7DF2A571" w14:textId="68DD712E" w:rsidR="00EE3398" w:rsidRPr="00EE3398" w:rsidRDefault="00821567" w:rsidP="00EE3398">
      <w:pPr>
        <w:pStyle w:val="Paragraphedeliste"/>
        <w:numPr>
          <w:ilvl w:val="0"/>
          <w:numId w:val="21"/>
        </w:numPr>
        <w:rPr>
          <w:rFonts w:asciiTheme="majorBidi" w:eastAsia="Aptos" w:hAnsiTheme="majorBidi" w:cstheme="majorBidi"/>
          <w:sz w:val="24"/>
          <w:szCs w:val="24"/>
          <w:lang w:val="fr-FR"/>
        </w:rPr>
      </w:pPr>
      <w:r w:rsidRPr="00EE3398">
        <w:rPr>
          <w:rFonts w:asciiTheme="majorBidi" w:eastAsia="Aptos" w:hAnsiTheme="majorBidi" w:cstheme="majorBidi"/>
        </w:rPr>
        <w:t>Donner</w:t>
      </w:r>
      <w:r w:rsidRPr="00EE3398">
        <w:rPr>
          <w:rFonts w:asciiTheme="majorBidi" w:eastAsia="Aptos" w:hAnsiTheme="majorBidi" w:cstheme="majorBidi"/>
          <w:sz w:val="24"/>
          <w:szCs w:val="24"/>
          <w:lang w:val="fr-FR"/>
        </w:rPr>
        <w:t xml:space="preserve"> un exemple d’outil qui permet de détecter les vulnérabilités ? </w:t>
      </w:r>
      <w:r w:rsidRPr="00EE3398">
        <w:rPr>
          <w:rFonts w:asciiTheme="majorBidi" w:eastAsia="Aptos" w:hAnsiTheme="majorBidi" w:cstheme="majorBidi"/>
        </w:rPr>
        <w:t>(0,5 pt)</w:t>
      </w:r>
      <w:r w:rsidRPr="00EE3398">
        <w:rPr>
          <w:rFonts w:asciiTheme="majorBidi" w:eastAsia="Aptos" w:hAnsiTheme="majorBidi" w:cstheme="majorBidi"/>
          <w:sz w:val="24"/>
          <w:szCs w:val="24"/>
          <w:lang w:val="fr-FR"/>
        </w:rPr>
        <w:t xml:space="preserve">  </w:t>
      </w:r>
    </w:p>
    <w:p w14:paraId="0715C2C3" w14:textId="7FE9A17A" w:rsidR="00EE3398" w:rsidRPr="00EE3398" w:rsidRDefault="00EE3398" w:rsidP="00EE3398">
      <w:pPr>
        <w:pStyle w:val="Paragraphedeliste"/>
        <w:ind w:left="360"/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</w:pPr>
      <w:r w:rsidRPr="00EE3398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>Nessus</w:t>
      </w:r>
    </w:p>
    <w:p w14:paraId="5234C66F" w14:textId="760A2321" w:rsidR="00821567" w:rsidRPr="000C52B6" w:rsidRDefault="000C52B6" w:rsidP="000C52B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</w:t>
      </w:r>
      <w:proofErr w:type="gramStart"/>
      <w:r>
        <w:rPr>
          <w:rFonts w:asciiTheme="majorBidi" w:hAnsiTheme="majorBidi" w:cstheme="majorBidi"/>
        </w:rPr>
        <w:t xml:space="preserve">- </w:t>
      </w:r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Citer</w:t>
      </w:r>
      <w:proofErr w:type="gramEnd"/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un exemple de vulnérabilité qui </w:t>
      </w:r>
      <w:proofErr w:type="spellStart"/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>peu</w:t>
      </w:r>
      <w:r w:rsidR="00821567" w:rsidRPr="00821567">
        <w:rPr>
          <w:rFonts w:asciiTheme="majorBidi" w:eastAsia="Aptos" w:hAnsiTheme="majorBidi" w:cstheme="majorBidi"/>
        </w:rPr>
        <w:t>t</w:t>
      </w:r>
      <w:proofErr w:type="spellEnd"/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être </w:t>
      </w:r>
      <w:r>
        <w:rPr>
          <w:rFonts w:asciiTheme="majorBidi" w:eastAsia="Aptos" w:hAnsiTheme="majorBidi" w:cstheme="majorBidi"/>
          <w:sz w:val="24"/>
          <w:szCs w:val="24"/>
          <w:lang w:val="fr-FR"/>
        </w:rPr>
        <w:t>détectée</w:t>
      </w:r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lors de ce scan. </w:t>
      </w:r>
      <w:r w:rsidR="00821567" w:rsidRPr="00821567">
        <w:rPr>
          <w:rFonts w:asciiTheme="majorBidi" w:eastAsia="Aptos" w:hAnsiTheme="majorBidi" w:cstheme="majorBidi"/>
        </w:rPr>
        <w:t>(0,5 pt)</w:t>
      </w:r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 </w:t>
      </w:r>
    </w:p>
    <w:p w14:paraId="4DAD81FD" w14:textId="7C8CC94A" w:rsidR="00821567" w:rsidRPr="00EE3398" w:rsidRDefault="00EE3398" w:rsidP="00821567">
      <w:pPr>
        <w:rPr>
          <w:rFonts w:asciiTheme="majorBidi" w:eastAsia="Aptos" w:hAnsiTheme="majorBidi" w:cstheme="majorBidi"/>
          <w:b/>
          <w:bCs/>
          <w:color w:val="002060"/>
        </w:rPr>
      </w:pPr>
      <w:r w:rsidRPr="00EE3398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 xml:space="preserve">Port ouvert / </w:t>
      </w:r>
      <w:r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>mot de passe</w:t>
      </w:r>
      <w:r w:rsidRPr="00EE3398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 xml:space="preserve"> </w:t>
      </w:r>
      <w:r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>en clair</w:t>
      </w:r>
      <w:r w:rsidRPr="00EE3398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 xml:space="preserve"> / application non mise à jour …</w:t>
      </w:r>
    </w:p>
    <w:p w14:paraId="127CC1BF" w14:textId="77777777" w:rsidR="00EE3398" w:rsidRDefault="000C52B6" w:rsidP="00821567">
      <w:pPr>
        <w:rPr>
          <w:rFonts w:asciiTheme="majorBidi" w:eastAsia="Aptos" w:hAnsiTheme="majorBidi" w:cstheme="majorBidi"/>
          <w:sz w:val="24"/>
          <w:szCs w:val="24"/>
          <w:lang w:val="fr-FR"/>
        </w:rPr>
      </w:pPr>
      <w:r>
        <w:rPr>
          <w:rFonts w:asciiTheme="majorBidi" w:eastAsia="Aptos" w:hAnsiTheme="majorBidi" w:cstheme="majorBidi"/>
          <w:sz w:val="24"/>
          <w:szCs w:val="24"/>
          <w:lang w:val="fr-FR"/>
        </w:rPr>
        <w:t>4</w:t>
      </w:r>
      <w:proofErr w:type="gramStart"/>
      <w:r>
        <w:rPr>
          <w:rFonts w:asciiTheme="majorBidi" w:eastAsia="Aptos" w:hAnsiTheme="majorBidi" w:cstheme="majorBidi"/>
          <w:sz w:val="24"/>
          <w:szCs w:val="24"/>
          <w:lang w:val="fr-FR"/>
        </w:rPr>
        <w:t xml:space="preserve">- </w:t>
      </w:r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Les</w:t>
      </w:r>
      <w:proofErr w:type="gramEnd"/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administrateurs ont détecté des vulnérabilités qui peuvent conduire à des risques</w:t>
      </w:r>
      <w:r w:rsidR="00821567" w:rsidRPr="00821567">
        <w:rPr>
          <w:rFonts w:asciiTheme="majorBidi" w:eastAsia="Aptos" w:hAnsiTheme="majorBidi" w:cstheme="majorBidi"/>
        </w:rPr>
        <w:t xml:space="preserve"> différents</w:t>
      </w:r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. </w:t>
      </w:r>
      <w:proofErr w:type="spellStart"/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>Explique</w:t>
      </w:r>
      <w:r w:rsidR="00821567" w:rsidRPr="00821567">
        <w:rPr>
          <w:rFonts w:asciiTheme="majorBidi" w:eastAsia="Aptos" w:hAnsiTheme="majorBidi" w:cstheme="majorBidi"/>
        </w:rPr>
        <w:t>r</w:t>
      </w:r>
      <w:proofErr w:type="spellEnd"/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comment peuvent</w:t>
      </w:r>
      <w:r w:rsidR="00821567" w:rsidRPr="00821567">
        <w:rPr>
          <w:rFonts w:asciiTheme="majorBidi" w:eastAsia="Aptos" w:hAnsiTheme="majorBidi" w:cstheme="majorBidi"/>
        </w:rPr>
        <w:t>-ils</w:t>
      </w:r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évaluer ces risques ?  </w:t>
      </w:r>
      <w:r w:rsidR="00821567" w:rsidRPr="00821567">
        <w:rPr>
          <w:rFonts w:asciiTheme="majorBidi" w:eastAsia="Aptos" w:hAnsiTheme="majorBidi" w:cstheme="majorBidi"/>
        </w:rPr>
        <w:t>(0,5 pt)</w:t>
      </w:r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</w:t>
      </w:r>
    </w:p>
    <w:p w14:paraId="6EAA3692" w14:textId="1C621711" w:rsidR="008E3B24" w:rsidRDefault="008E3B24" w:rsidP="00821567">
      <w:pPr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</w:pPr>
      <w:r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>Réponses acceptées</w:t>
      </w:r>
    </w:p>
    <w:p w14:paraId="2CC0BD48" w14:textId="77777777" w:rsidR="008E3B24" w:rsidRPr="008E3B24" w:rsidRDefault="00EE3398" w:rsidP="008E3B24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b/>
          <w:bCs/>
        </w:rPr>
      </w:pPr>
      <w:r w:rsidRPr="008E3B24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>Selon l’impact et l’occurrence</w:t>
      </w:r>
      <w:r w:rsidR="008E3B24" w:rsidRPr="008E3B24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 xml:space="preserve">, </w:t>
      </w:r>
    </w:p>
    <w:p w14:paraId="5D2B7314" w14:textId="64859F14" w:rsidR="00821567" w:rsidRPr="008E3B24" w:rsidRDefault="008E3B24" w:rsidP="008E3B24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b/>
          <w:bCs/>
        </w:rPr>
      </w:pPr>
      <w:r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>O</w:t>
      </w:r>
      <w:r w:rsidRPr="008E3B24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 xml:space="preserve">n peut les classifier : vital – critique – sensible – non critique </w:t>
      </w:r>
    </w:p>
    <w:p w14:paraId="66EABEE6" w14:textId="102ED4B3" w:rsidR="00821567" w:rsidRPr="00821567" w:rsidRDefault="000C52B6" w:rsidP="00821567">
      <w:pPr>
        <w:rPr>
          <w:rFonts w:asciiTheme="majorBidi" w:eastAsia="Aptos" w:hAnsiTheme="majorBidi" w:cstheme="majorBidi"/>
        </w:rPr>
      </w:pPr>
      <w:r>
        <w:rPr>
          <w:rFonts w:asciiTheme="majorBidi" w:eastAsia="Aptos" w:hAnsiTheme="majorBidi" w:cstheme="majorBidi"/>
          <w:sz w:val="24"/>
          <w:szCs w:val="24"/>
          <w:lang w:val="fr-FR"/>
        </w:rPr>
        <w:t>5</w:t>
      </w:r>
      <w:proofErr w:type="gramStart"/>
      <w:r>
        <w:rPr>
          <w:rFonts w:asciiTheme="majorBidi" w:eastAsia="Aptos" w:hAnsiTheme="majorBidi" w:cstheme="majorBidi"/>
          <w:sz w:val="24"/>
          <w:szCs w:val="24"/>
          <w:lang w:val="fr-FR"/>
        </w:rPr>
        <w:t xml:space="preserve">- </w:t>
      </w:r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Une</w:t>
      </w:r>
      <w:proofErr w:type="gramEnd"/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attaque qui permet d’analyser tous les paquets </w:t>
      </w:r>
      <w:r>
        <w:rPr>
          <w:rFonts w:asciiTheme="majorBidi" w:eastAsia="Aptos" w:hAnsiTheme="majorBidi" w:cstheme="majorBidi"/>
          <w:sz w:val="24"/>
          <w:szCs w:val="24"/>
          <w:lang w:val="fr-FR"/>
        </w:rPr>
        <w:t xml:space="preserve">dans ce </w:t>
      </w:r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réseau a été </w:t>
      </w:r>
      <w:proofErr w:type="spellStart"/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>détect</w:t>
      </w:r>
      <w:r w:rsidR="00821567" w:rsidRPr="00821567">
        <w:rPr>
          <w:rFonts w:asciiTheme="majorBidi" w:eastAsia="Aptos" w:hAnsiTheme="majorBidi" w:cstheme="majorBidi"/>
        </w:rPr>
        <w:t>ée</w:t>
      </w:r>
      <w:proofErr w:type="spellEnd"/>
      <w:r w:rsidR="00821567"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. </w:t>
      </w:r>
    </w:p>
    <w:p w14:paraId="1AC62FD2" w14:textId="77777777" w:rsidR="008E3B24" w:rsidRDefault="00821567" w:rsidP="00821567">
      <w:pPr>
        <w:rPr>
          <w:rFonts w:asciiTheme="majorBidi" w:eastAsia="Aptos" w:hAnsiTheme="majorBidi" w:cstheme="majorBidi"/>
          <w:sz w:val="24"/>
          <w:szCs w:val="24"/>
          <w:lang w:val="fr-FR"/>
        </w:rPr>
      </w:pPr>
      <w:r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a. Identifier </w:t>
      </w:r>
      <w:r w:rsidRPr="00821567">
        <w:rPr>
          <w:rFonts w:asciiTheme="majorBidi" w:eastAsia="Aptos" w:hAnsiTheme="majorBidi" w:cstheme="majorBidi"/>
        </w:rPr>
        <w:t>cette attaque (0,5 pt)</w:t>
      </w:r>
      <w:r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</w:t>
      </w:r>
    </w:p>
    <w:p w14:paraId="56AA6854" w14:textId="5035F51F" w:rsidR="00821567" w:rsidRPr="008E3B24" w:rsidRDefault="00821567" w:rsidP="00821567">
      <w:pPr>
        <w:rPr>
          <w:rFonts w:asciiTheme="majorBidi" w:eastAsia="Aptos" w:hAnsiTheme="majorBidi" w:cstheme="majorBidi"/>
          <w:b/>
          <w:bCs/>
          <w:color w:val="002060"/>
        </w:rPr>
      </w:pPr>
      <w:r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</w:t>
      </w:r>
      <w:r w:rsidR="008E3B24" w:rsidRPr="008E3B24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 xml:space="preserve">Attaque de </w:t>
      </w:r>
      <w:proofErr w:type="spellStart"/>
      <w:proofErr w:type="gramStart"/>
      <w:r w:rsidR="008E3B24" w:rsidRPr="008E3B24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>Sniffing</w:t>
      </w:r>
      <w:proofErr w:type="spellEnd"/>
      <w:r w:rsidR="008E3B24" w:rsidRPr="008E3B24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 xml:space="preserve"> </w:t>
      </w:r>
      <w:r w:rsidRPr="008E3B24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 xml:space="preserve"> </w:t>
      </w:r>
      <w:r w:rsidR="008E3B24" w:rsidRPr="008E3B24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>-</w:t>
      </w:r>
      <w:proofErr w:type="gramEnd"/>
      <w:r w:rsidR="008E3B24" w:rsidRPr="008E3B24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 xml:space="preserve"> renifleur – </w:t>
      </w:r>
      <w:proofErr w:type="spellStart"/>
      <w:r w:rsidR="008E3B24" w:rsidRPr="008E3B24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>packet</w:t>
      </w:r>
      <w:proofErr w:type="spellEnd"/>
      <w:r w:rsidR="008E3B24" w:rsidRPr="008E3B24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 xml:space="preserve"> </w:t>
      </w:r>
      <w:proofErr w:type="spellStart"/>
      <w:r w:rsidR="008E3B24" w:rsidRPr="008E3B24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>sniffing</w:t>
      </w:r>
      <w:proofErr w:type="spellEnd"/>
      <w:r w:rsidR="008E3B24" w:rsidRPr="008E3B24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 xml:space="preserve"> </w:t>
      </w:r>
    </w:p>
    <w:p w14:paraId="4CD66169" w14:textId="77777777" w:rsidR="008E3B24" w:rsidRDefault="00821567" w:rsidP="00821567">
      <w:pPr>
        <w:rPr>
          <w:rFonts w:asciiTheme="majorBidi" w:eastAsia="Aptos" w:hAnsiTheme="majorBidi" w:cstheme="majorBidi"/>
          <w:sz w:val="24"/>
          <w:szCs w:val="24"/>
          <w:lang w:val="fr-FR"/>
        </w:rPr>
      </w:pPr>
      <w:r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b. Quel </w:t>
      </w:r>
      <w:r w:rsidR="000C52B6">
        <w:rPr>
          <w:rFonts w:asciiTheme="majorBidi" w:eastAsia="Aptos" w:hAnsiTheme="majorBidi" w:cstheme="majorBidi"/>
          <w:sz w:val="24"/>
          <w:szCs w:val="24"/>
          <w:lang w:val="fr-FR"/>
        </w:rPr>
        <w:t>est l’</w:t>
      </w:r>
      <w:r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objectif de sécurité mis en jeu dans ce cas ?  </w:t>
      </w:r>
      <w:r w:rsidRPr="00821567">
        <w:rPr>
          <w:rFonts w:asciiTheme="majorBidi" w:eastAsia="Aptos" w:hAnsiTheme="majorBidi" w:cstheme="majorBidi"/>
        </w:rPr>
        <w:t>(0,5 pt)</w:t>
      </w:r>
      <w:r w:rsidRPr="00821567">
        <w:rPr>
          <w:rFonts w:asciiTheme="majorBidi" w:eastAsia="Aptos" w:hAnsiTheme="majorBidi" w:cstheme="majorBidi"/>
          <w:sz w:val="24"/>
          <w:szCs w:val="24"/>
          <w:lang w:val="fr-FR"/>
        </w:rPr>
        <w:t xml:space="preserve">  </w:t>
      </w:r>
    </w:p>
    <w:p w14:paraId="62713222" w14:textId="2668CD56" w:rsidR="00821567" w:rsidRPr="008E3B24" w:rsidRDefault="008E3B24" w:rsidP="00821567">
      <w:pPr>
        <w:rPr>
          <w:rFonts w:asciiTheme="majorBidi" w:hAnsiTheme="majorBidi" w:cstheme="majorBidi"/>
          <w:b/>
          <w:bCs/>
          <w:color w:val="002060"/>
        </w:rPr>
      </w:pPr>
      <w:r w:rsidRPr="008E3B24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 xml:space="preserve">La confidentialité </w:t>
      </w:r>
      <w:r w:rsidR="00821567" w:rsidRPr="008E3B24">
        <w:rPr>
          <w:rFonts w:asciiTheme="majorBidi" w:eastAsia="Aptos" w:hAnsiTheme="majorBidi" w:cstheme="majorBidi"/>
          <w:b/>
          <w:bCs/>
          <w:color w:val="002060"/>
          <w:sz w:val="24"/>
          <w:szCs w:val="24"/>
          <w:lang w:val="fr-FR"/>
        </w:rPr>
        <w:t xml:space="preserve"> </w:t>
      </w:r>
    </w:p>
    <w:p w14:paraId="2B9D3777" w14:textId="77777777" w:rsidR="00821567" w:rsidRPr="00821567" w:rsidRDefault="00821567" w:rsidP="00821567">
      <w:pPr>
        <w:rPr>
          <w:rFonts w:asciiTheme="majorBidi" w:hAnsiTheme="majorBidi" w:cstheme="majorBidi"/>
        </w:rPr>
      </w:pPr>
    </w:p>
    <w:p w14:paraId="66D4D35B" w14:textId="77777777" w:rsidR="00821567" w:rsidRDefault="00821567" w:rsidP="00821567">
      <w:pPr>
        <w:rPr>
          <w:rFonts w:asciiTheme="majorBidi" w:hAnsiTheme="majorBidi" w:cstheme="majorBidi"/>
          <w:sz w:val="24"/>
          <w:szCs w:val="24"/>
          <w:lang w:val="fr-FR"/>
        </w:rPr>
      </w:pPr>
    </w:p>
    <w:p w14:paraId="608A7EE0" w14:textId="77777777" w:rsidR="000C52B6" w:rsidRDefault="000C52B6" w:rsidP="00821567">
      <w:pPr>
        <w:rPr>
          <w:rFonts w:asciiTheme="majorBidi" w:hAnsiTheme="majorBidi" w:cstheme="majorBidi"/>
          <w:sz w:val="24"/>
          <w:szCs w:val="24"/>
          <w:lang w:val="fr-FR"/>
        </w:rPr>
      </w:pPr>
    </w:p>
    <w:p w14:paraId="6F5C70FE" w14:textId="77777777" w:rsidR="000C52B6" w:rsidRPr="000C52B6" w:rsidRDefault="000C52B6" w:rsidP="00821567">
      <w:pPr>
        <w:rPr>
          <w:rFonts w:asciiTheme="majorBidi" w:hAnsiTheme="majorBidi" w:cstheme="majorBidi"/>
          <w:sz w:val="24"/>
          <w:szCs w:val="24"/>
          <w:lang w:val="fr-FR"/>
        </w:rPr>
      </w:pPr>
    </w:p>
    <w:p w14:paraId="7B107037" w14:textId="77777777" w:rsidR="000354D7" w:rsidRPr="00821567" w:rsidRDefault="000354D7" w:rsidP="000354D7">
      <w:pPr>
        <w:rPr>
          <w:rFonts w:asciiTheme="majorBidi" w:hAnsiTheme="majorBidi" w:cstheme="majorBidi"/>
          <w:b/>
          <w:bCs/>
        </w:rPr>
      </w:pPr>
    </w:p>
    <w:p w14:paraId="23838050" w14:textId="77777777" w:rsidR="009C7C66" w:rsidRDefault="009C7C66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3A62BA64" w14:textId="77777777" w:rsidR="0012622C" w:rsidRDefault="0012622C" w:rsidP="0012622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B4A4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Exercice 2 (3,5 pts)</w:t>
      </w:r>
    </w:p>
    <w:p w14:paraId="78955E6C" w14:textId="77777777" w:rsidR="0012622C" w:rsidRPr="005B4A45" w:rsidRDefault="0012622C" w:rsidP="0012622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5545C1C" w14:textId="77777777" w:rsidR="0012622C" w:rsidRPr="009B2943" w:rsidRDefault="0012622C" w:rsidP="0012622C">
      <w:pPr>
        <w:rPr>
          <w:rFonts w:ascii="Times New Roman" w:hAnsi="Times New Roman" w:cs="Times New Roman"/>
        </w:rPr>
      </w:pPr>
      <w:r w:rsidRPr="009B2943">
        <w:rPr>
          <w:rFonts w:ascii="Times New Roman" w:hAnsi="Times New Roman" w:cs="Times New Roman"/>
        </w:rPr>
        <w:t>1</w:t>
      </w:r>
      <w:r w:rsidRPr="00B56DE2">
        <w:rPr>
          <w:rFonts w:ascii="Times New Roman" w:hAnsi="Times New Roman" w:cs="Times New Roman"/>
        </w:rPr>
        <w:t>. Un attaquant a utilisé plusieurs machines afin d’envoyer plusieurs requêtes ping a un serveur pour épuiser ses ressources.</w:t>
      </w:r>
    </w:p>
    <w:p w14:paraId="605E4FD9" w14:textId="77777777" w:rsidR="0012622C" w:rsidRDefault="0012622C" w:rsidP="0012622C">
      <w:pPr>
        <w:ind w:left="708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- Donner le nom de cette attaque</w:t>
      </w:r>
      <w:r w:rsidRPr="009B2943">
        <w:rPr>
          <w:rFonts w:ascii="Times New Roman" w:hAnsi="Times New Roman" w:cs="Times New Roman"/>
        </w:rPr>
        <w:t xml:space="preserve">.(0.5pt) </w:t>
      </w:r>
    </w:p>
    <w:p w14:paraId="1D2A2215" w14:textId="77777777" w:rsidR="0012622C" w:rsidRDefault="0012622C" w:rsidP="0012622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BA7379">
        <w:rPr>
          <w:rFonts w:ascii="Times New Roman" w:hAnsi="Times New Roman" w:cs="Times New Roman"/>
          <w:color w:val="FF0000"/>
          <w:sz w:val="24"/>
          <w:szCs w:val="24"/>
        </w:rPr>
        <w:t>A</w:t>
      </w:r>
      <w:r w:rsidRPr="00BA73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ttaque D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D</w:t>
      </w:r>
      <w:r w:rsidRPr="00BA73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S</w:t>
      </w:r>
      <w:r w:rsidRPr="00BA737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gramStart"/>
      <w:r w:rsidRPr="00BA737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(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attaque</w:t>
      </w:r>
      <w:proofErr w:type="gramEnd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par </w:t>
      </w:r>
      <w:r w:rsidRPr="00BA73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déni de service distribué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) et spécifiquement </w:t>
      </w:r>
      <w:r w:rsidRPr="005B0D4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Ping of </w:t>
      </w:r>
      <w:proofErr w:type="spellStart"/>
      <w:r w:rsidRPr="005B0D40">
        <w:rPr>
          <w:rFonts w:ascii="Times New Roman" w:hAnsi="Times New Roman" w:cs="Times New Roman"/>
          <w:b/>
          <w:bCs/>
          <w:color w:val="FF0000"/>
          <w:sz w:val="24"/>
          <w:szCs w:val="24"/>
        </w:rPr>
        <w:t>death</w:t>
      </w:r>
      <w:proofErr w:type="spellEnd"/>
    </w:p>
    <w:p w14:paraId="746A48D5" w14:textId="77777777" w:rsidR="0012622C" w:rsidRPr="005C58BE" w:rsidRDefault="0012622C" w:rsidP="0012622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C78FEFA" w14:textId="77777777" w:rsidR="0012622C" w:rsidRDefault="0012622C" w:rsidP="0012622C">
      <w:pPr>
        <w:ind w:left="708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 xml:space="preserve">- </w:t>
      </w:r>
      <w:r w:rsidRPr="009B2943">
        <w:rPr>
          <w:rFonts w:ascii="Times New Roman" w:hAnsi="Times New Roman" w:cs="Times New Roman"/>
        </w:rPr>
        <w:t>Quelles sont les conséquences possibles d'une telle attaque sur un réseau d'entreprise ? (0.5pt)</w:t>
      </w:r>
    </w:p>
    <w:p w14:paraId="38DA905E" w14:textId="77777777" w:rsidR="0012622C" w:rsidRPr="00BA7379" w:rsidRDefault="0012622C" w:rsidP="0012622C">
      <w:pPr>
        <w:rPr>
          <w:rFonts w:ascii="Times New Roman" w:hAnsi="Times New Roman" w:cs="Times New Roman"/>
          <w:color w:val="FF0000"/>
        </w:rPr>
      </w:pPr>
      <w:r w:rsidRPr="00BA7379">
        <w:rPr>
          <w:rFonts w:ascii="Times New Roman" w:hAnsi="Times New Roman" w:cs="Times New Roman"/>
          <w:color w:val="FF0000"/>
        </w:rPr>
        <w:t xml:space="preserve">Interruption </w:t>
      </w:r>
      <w:r>
        <w:rPr>
          <w:rFonts w:ascii="Times New Roman" w:hAnsi="Times New Roman" w:cs="Times New Roman"/>
          <w:color w:val="FF0000"/>
          <w:lang w:val="fr-FR"/>
        </w:rPr>
        <w:t xml:space="preserve">ou dégradation </w:t>
      </w:r>
      <w:r w:rsidRPr="00BA7379">
        <w:rPr>
          <w:rFonts w:ascii="Times New Roman" w:hAnsi="Times New Roman" w:cs="Times New Roman"/>
          <w:color w:val="FF0000"/>
        </w:rPr>
        <w:t xml:space="preserve">de </w:t>
      </w:r>
      <w:proofErr w:type="gramStart"/>
      <w:r w:rsidRPr="00BA7379">
        <w:rPr>
          <w:rFonts w:ascii="Times New Roman" w:hAnsi="Times New Roman" w:cs="Times New Roman"/>
          <w:color w:val="FF0000"/>
        </w:rPr>
        <w:t>service  aux</w:t>
      </w:r>
      <w:proofErr w:type="gramEnd"/>
      <w:r w:rsidRPr="00BA7379">
        <w:rPr>
          <w:rFonts w:ascii="Times New Roman" w:hAnsi="Times New Roman" w:cs="Times New Roman"/>
          <w:color w:val="FF0000"/>
        </w:rPr>
        <w:t xml:space="preserve"> utilisateurs, aux périphériques,  ou aux applications</w:t>
      </w:r>
    </w:p>
    <w:p w14:paraId="33E12DEE" w14:textId="77777777" w:rsidR="0012622C" w:rsidRPr="009B2943" w:rsidRDefault="0012622C" w:rsidP="0012622C">
      <w:pPr>
        <w:rPr>
          <w:rFonts w:ascii="Times New Roman" w:hAnsi="Times New Roman" w:cs="Times New Roman"/>
        </w:rPr>
      </w:pPr>
    </w:p>
    <w:p w14:paraId="60ABDDBF" w14:textId="77777777" w:rsidR="0012622C" w:rsidRPr="009B2943" w:rsidRDefault="0012622C" w:rsidP="0012622C">
      <w:pPr>
        <w:rPr>
          <w:rFonts w:ascii="Times New Roman" w:hAnsi="Times New Roman" w:cs="Times New Roman"/>
        </w:rPr>
      </w:pPr>
      <w:r w:rsidRPr="009B2943">
        <w:rPr>
          <w:rFonts w:ascii="Times New Roman" w:hAnsi="Times New Roman" w:cs="Times New Roman"/>
        </w:rPr>
        <w:t>2. Un attaquant a intercepté le trafic dirigé vers le serveur grâce à une attaque de type Arp</w:t>
      </w:r>
      <w:r>
        <w:rPr>
          <w:rFonts w:ascii="Times New Roman" w:hAnsi="Times New Roman" w:cs="Times New Roman"/>
        </w:rPr>
        <w:t xml:space="preserve"> </w:t>
      </w:r>
      <w:r w:rsidRPr="009B2943">
        <w:rPr>
          <w:rFonts w:ascii="Times New Roman" w:hAnsi="Times New Roman" w:cs="Times New Roman"/>
        </w:rPr>
        <w:t xml:space="preserve">Spoofing. </w:t>
      </w:r>
    </w:p>
    <w:p w14:paraId="3C66E3DE" w14:textId="77777777" w:rsidR="0012622C" w:rsidRDefault="0012622C" w:rsidP="0012622C">
      <w:pPr>
        <w:ind w:left="708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- </w:t>
      </w:r>
      <w:r w:rsidRPr="009B2943">
        <w:rPr>
          <w:rFonts w:ascii="Times New Roman" w:hAnsi="Times New Roman" w:cs="Times New Roman"/>
        </w:rPr>
        <w:t xml:space="preserve"> expliquez brièvement cette attaque ? (0.5pt)</w:t>
      </w:r>
    </w:p>
    <w:p w14:paraId="5240A2AD" w14:textId="77777777" w:rsidR="0012622C" w:rsidRPr="00996CA8" w:rsidRDefault="0012622C" w:rsidP="0012622C">
      <w:pPr>
        <w:rPr>
          <w:rFonts w:ascii="TimesNewRomanPSMT" w:eastAsiaTheme="minorHAnsi" w:hAnsi="TimesNewRomanPSMT" w:cs="TimesNewRomanPSMT"/>
          <w:color w:val="FF0000"/>
          <w:sz w:val="24"/>
          <w:szCs w:val="24"/>
          <w:lang w:eastAsia="en-US"/>
        </w:rPr>
      </w:pPr>
      <w:r w:rsidRPr="00817C0F">
        <w:rPr>
          <w:rFonts w:ascii="TimesNewRomanPSMT" w:eastAsiaTheme="minorHAnsi" w:hAnsi="TimesNewRomanPSMT" w:cs="TimesNewRomanPSMT"/>
          <w:color w:val="FF0000"/>
          <w:sz w:val="24"/>
          <w:szCs w:val="24"/>
          <w:lang w:eastAsia="en-US"/>
        </w:rPr>
        <w:t>L</w:t>
      </w:r>
      <w:r>
        <w:rPr>
          <w:rFonts w:ascii="TimesNewRomanPSMT" w:eastAsiaTheme="minorHAnsi" w:hAnsi="TimesNewRomanPSMT" w:cs="TimesNewRomanPSMT"/>
          <w:color w:val="FF0000"/>
          <w:sz w:val="24"/>
          <w:szCs w:val="24"/>
          <w:lang w:val="fr-FR" w:eastAsia="en-US"/>
        </w:rPr>
        <w:t xml:space="preserve">’utilitaire </w:t>
      </w:r>
      <w:proofErr w:type="spellStart"/>
      <w:r w:rsidRPr="00817C0F">
        <w:rPr>
          <w:rFonts w:ascii="TimesNewRomanPSMT" w:eastAsiaTheme="minorHAnsi" w:hAnsi="TimesNewRomanPSMT" w:cs="TimesNewRomanPSMT"/>
          <w:color w:val="FF0000"/>
          <w:sz w:val="24"/>
          <w:szCs w:val="24"/>
          <w:lang w:eastAsia="en-US"/>
        </w:rPr>
        <w:t>arpspoof</w:t>
      </w:r>
      <w:proofErr w:type="spellEnd"/>
      <w:r w:rsidRPr="00817C0F">
        <w:rPr>
          <w:rFonts w:ascii="TimesNewRomanPSMT" w:eastAsiaTheme="minorHAnsi" w:hAnsi="TimesNewRomanPSMT" w:cs="TimesNewRomanPSMT"/>
          <w:color w:val="FF0000"/>
          <w:sz w:val="24"/>
          <w:szCs w:val="24"/>
          <w:lang w:eastAsia="en-US"/>
        </w:rPr>
        <w:t xml:space="preserve"> est un forgeur de paquets.</w:t>
      </w:r>
      <w:r>
        <w:rPr>
          <w:rFonts w:ascii="TimesNewRomanPSMT" w:eastAsiaTheme="minorHAnsi" w:hAnsi="TimesNewRomanPSMT" w:cs="TimesNewRomanPSMT"/>
          <w:color w:val="FF0000"/>
          <w:sz w:val="24"/>
          <w:szCs w:val="24"/>
          <w:lang w:eastAsia="en-US"/>
        </w:rPr>
        <w:t xml:space="preserve"> </w:t>
      </w:r>
      <w:r>
        <w:rPr>
          <w:rFonts w:ascii="TimesNewRomanPSMT" w:eastAsiaTheme="minorHAnsi" w:hAnsi="TimesNewRomanPSMT" w:cs="TimesNewRomanPSMT"/>
          <w:color w:val="FF0000"/>
          <w:sz w:val="24"/>
          <w:szCs w:val="24"/>
          <w:lang w:val="fr-FR" w:eastAsia="en-US"/>
        </w:rPr>
        <w:t>Il</w:t>
      </w:r>
      <w:r>
        <w:rPr>
          <w:rFonts w:ascii="TimesNewRomanPSMT" w:eastAsiaTheme="minorHAnsi" w:hAnsi="TimesNewRomanPSMT" w:cs="TimesNewRomanPSMT"/>
          <w:color w:val="FF0000"/>
          <w:sz w:val="24"/>
          <w:szCs w:val="24"/>
          <w:lang w:eastAsia="en-US"/>
        </w:rPr>
        <w:t xml:space="preserve"> </w:t>
      </w:r>
      <w:r w:rsidRPr="00817C0F">
        <w:rPr>
          <w:rFonts w:ascii="TimesNewRomanPSMT" w:eastAsiaTheme="minorHAnsi" w:hAnsi="TimesNewRomanPSMT" w:cs="TimesNewRomanPSMT"/>
          <w:color w:val="FF0000"/>
          <w:sz w:val="24"/>
          <w:szCs w:val="24"/>
          <w:lang w:eastAsia="en-US"/>
        </w:rPr>
        <w:t xml:space="preserve">permet de </w:t>
      </w:r>
      <w:r w:rsidRPr="00996CA8">
        <w:rPr>
          <w:rFonts w:ascii="TimesNewRomanPSMT" w:eastAsiaTheme="minorHAnsi" w:hAnsi="TimesNewRomanPSMT" w:cs="TimesNewRomanPSMT"/>
          <w:color w:val="FF0000"/>
          <w:sz w:val="24"/>
          <w:szCs w:val="24"/>
          <w:lang w:eastAsia="en-US"/>
        </w:rPr>
        <w:t>modifier les tables ARP (</w:t>
      </w:r>
      <w:proofErr w:type="spellStart"/>
      <w:r w:rsidRPr="00996CA8">
        <w:rPr>
          <w:rFonts w:ascii="TimesNewRomanPSMT" w:eastAsiaTheme="minorHAnsi" w:hAnsi="TimesNewRomanPSMT" w:cs="TimesNewRomanPSMT"/>
          <w:color w:val="FF0000"/>
          <w:sz w:val="24"/>
          <w:szCs w:val="24"/>
          <w:lang w:eastAsia="en-US"/>
        </w:rPr>
        <w:t>Address</w:t>
      </w:r>
      <w:proofErr w:type="spellEnd"/>
      <w:r w:rsidRPr="00996CA8">
        <w:rPr>
          <w:rFonts w:ascii="TimesNewRomanPSMT" w:eastAsiaTheme="minorHAnsi" w:hAnsi="TimesNewRomanPSMT" w:cs="TimesNewRomanPSMT"/>
          <w:color w:val="FF0000"/>
          <w:sz w:val="24"/>
          <w:szCs w:val="24"/>
          <w:lang w:eastAsia="en-US"/>
        </w:rPr>
        <w:t xml:space="preserve"> </w:t>
      </w:r>
      <w:proofErr w:type="spellStart"/>
      <w:r w:rsidRPr="00996CA8">
        <w:rPr>
          <w:rFonts w:ascii="TimesNewRomanPSMT" w:eastAsiaTheme="minorHAnsi" w:hAnsi="TimesNewRomanPSMT" w:cs="TimesNewRomanPSMT"/>
          <w:color w:val="FF0000"/>
          <w:sz w:val="24"/>
          <w:szCs w:val="24"/>
          <w:lang w:eastAsia="en-US"/>
        </w:rPr>
        <w:t>Resolution</w:t>
      </w:r>
      <w:proofErr w:type="spellEnd"/>
      <w:r w:rsidRPr="00996CA8">
        <w:rPr>
          <w:rFonts w:ascii="TimesNewRomanPSMT" w:eastAsiaTheme="minorHAnsi" w:hAnsi="TimesNewRomanPSMT" w:cs="TimesNewRomanPSMT"/>
          <w:color w:val="FF0000"/>
          <w:sz w:val="24"/>
          <w:szCs w:val="24"/>
          <w:lang w:eastAsia="en-US"/>
        </w:rPr>
        <w:t xml:space="preserve"> Protocol) </w:t>
      </w:r>
      <w:r>
        <w:rPr>
          <w:rFonts w:ascii="TimesNewRomanPSMT" w:eastAsiaTheme="minorHAnsi" w:hAnsi="TimesNewRomanPSMT" w:cs="TimesNewRomanPSMT"/>
          <w:color w:val="FF0000"/>
          <w:sz w:val="24"/>
          <w:szCs w:val="24"/>
          <w:lang w:val="fr-FR" w:eastAsia="en-US"/>
        </w:rPr>
        <w:t xml:space="preserve">dans </w:t>
      </w:r>
      <w:proofErr w:type="gramStart"/>
      <w:r>
        <w:rPr>
          <w:rFonts w:ascii="TimesNewRomanPSMT" w:eastAsiaTheme="minorHAnsi" w:hAnsi="TimesNewRomanPSMT" w:cs="TimesNewRomanPSMT"/>
          <w:color w:val="FF0000"/>
          <w:sz w:val="24"/>
          <w:szCs w:val="24"/>
          <w:lang w:val="fr-FR" w:eastAsia="en-US"/>
        </w:rPr>
        <w:t xml:space="preserve">un </w:t>
      </w:r>
      <w:r w:rsidRPr="00996CA8">
        <w:rPr>
          <w:rFonts w:ascii="TimesNewRomanPSMT" w:eastAsiaTheme="minorHAnsi" w:hAnsi="TimesNewRomanPSMT" w:cs="TimesNewRomanPSMT"/>
          <w:color w:val="FF0000"/>
          <w:sz w:val="24"/>
          <w:szCs w:val="24"/>
          <w:lang w:eastAsia="en-US"/>
        </w:rPr>
        <w:t xml:space="preserve"> réseau</w:t>
      </w:r>
      <w:proofErr w:type="gramEnd"/>
      <w:r w:rsidRPr="00996CA8">
        <w:rPr>
          <w:rFonts w:ascii="TimesNewRomanPSMT" w:eastAsiaTheme="minorHAnsi" w:hAnsi="TimesNewRomanPSMT" w:cs="TimesNewRomanPSMT"/>
          <w:color w:val="FF0000"/>
          <w:sz w:val="24"/>
          <w:szCs w:val="24"/>
          <w:lang w:eastAsia="en-US"/>
        </w:rPr>
        <w:t xml:space="preserve"> local</w:t>
      </w:r>
    </w:p>
    <w:p w14:paraId="14AD9753" w14:textId="77777777" w:rsidR="0012622C" w:rsidRDefault="0012622C" w:rsidP="0012622C">
      <w:pPr>
        <w:ind w:left="708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 xml:space="preserve">- </w:t>
      </w:r>
      <w:r w:rsidRPr="009B2943">
        <w:rPr>
          <w:rFonts w:ascii="Times New Roman" w:hAnsi="Times New Roman" w:cs="Times New Roman"/>
        </w:rPr>
        <w:t>. Quelles sont les contre-mesures possibles</w:t>
      </w:r>
      <w:r>
        <w:rPr>
          <w:rFonts w:ascii="Times New Roman" w:hAnsi="Times New Roman" w:cs="Times New Roman"/>
        </w:rPr>
        <w:t xml:space="preserve"> ?</w:t>
      </w:r>
      <w:r w:rsidRPr="009B2943">
        <w:rPr>
          <w:rFonts w:ascii="Times New Roman" w:hAnsi="Times New Roman" w:cs="Times New Roman"/>
        </w:rPr>
        <w:t xml:space="preserve"> (0.5pt)</w:t>
      </w:r>
    </w:p>
    <w:p w14:paraId="629301C6" w14:textId="77777777" w:rsidR="0012622C" w:rsidRPr="00996CA8" w:rsidRDefault="0012622C" w:rsidP="0012622C">
      <w:pPr>
        <w:shd w:val="clear" w:color="auto" w:fill="FFFFFF"/>
        <w:spacing w:line="240" w:lineRule="auto"/>
        <w:textAlignment w:val="baseline"/>
        <w:rPr>
          <w:rFonts w:ascii="Times New Roman" w:hAnsi="Times New Roman" w:cs="Times New Roman"/>
          <w:color w:val="FF0000"/>
        </w:rPr>
      </w:pPr>
      <w:r w:rsidRPr="00996CA8">
        <w:rPr>
          <w:rFonts w:ascii="Times New Roman" w:hAnsi="Times New Roman" w:cs="Times New Roman"/>
          <w:color w:val="FF0000"/>
        </w:rPr>
        <w:t>- mappage statique des correspondances MAC --&gt; IP. </w:t>
      </w:r>
    </w:p>
    <w:p w14:paraId="3CB7F2BB" w14:textId="77777777" w:rsidR="0012622C" w:rsidRPr="00996CA8" w:rsidRDefault="0012622C" w:rsidP="0012622C">
      <w:pPr>
        <w:shd w:val="clear" w:color="auto" w:fill="FFFFFF"/>
        <w:spacing w:line="240" w:lineRule="auto"/>
        <w:textAlignment w:val="baseline"/>
        <w:rPr>
          <w:rFonts w:ascii="Times New Roman" w:hAnsi="Times New Roman" w:cs="Times New Roman"/>
          <w:color w:val="FF0000"/>
        </w:rPr>
      </w:pPr>
      <w:r w:rsidRPr="00996CA8">
        <w:rPr>
          <w:rFonts w:ascii="Times New Roman" w:hAnsi="Times New Roman" w:cs="Times New Roman"/>
          <w:color w:val="FF0000"/>
        </w:rPr>
        <w:t>- Sécurité sur les ports</w:t>
      </w:r>
      <w:r>
        <w:rPr>
          <w:rFonts w:ascii="Times New Roman" w:hAnsi="Times New Roman" w:cs="Times New Roman"/>
          <w:color w:val="FF0000"/>
        </w:rPr>
        <w:t xml:space="preserve"> </w:t>
      </w:r>
      <w:r w:rsidRPr="00996CA8">
        <w:rPr>
          <w:rFonts w:ascii="Times New Roman" w:hAnsi="Times New Roman" w:cs="Times New Roman"/>
          <w:color w:val="FF0000"/>
        </w:rPr>
        <w:t>de switch. </w:t>
      </w:r>
    </w:p>
    <w:p w14:paraId="77E7B5B0" w14:textId="77777777" w:rsidR="0012622C" w:rsidRPr="00996CA8" w:rsidRDefault="0012622C" w:rsidP="0012622C">
      <w:pPr>
        <w:shd w:val="clear" w:color="auto" w:fill="FFFFFF"/>
        <w:spacing w:line="240" w:lineRule="auto"/>
        <w:textAlignment w:val="baseline"/>
        <w:rPr>
          <w:rFonts w:ascii="Times New Roman" w:hAnsi="Times New Roman" w:cs="Times New Roman"/>
          <w:color w:val="FF0000"/>
        </w:rPr>
      </w:pPr>
      <w:r w:rsidRPr="00996CA8">
        <w:rPr>
          <w:rFonts w:ascii="Times New Roman" w:hAnsi="Times New Roman" w:cs="Times New Roman"/>
          <w:color w:val="FF0000"/>
        </w:rPr>
        <w:t xml:space="preserve">- </w:t>
      </w:r>
      <w:proofErr w:type="spellStart"/>
      <w:r w:rsidRPr="00996CA8">
        <w:rPr>
          <w:rFonts w:ascii="Times New Roman" w:hAnsi="Times New Roman" w:cs="Times New Roman"/>
          <w:color w:val="FF0000"/>
        </w:rPr>
        <w:t>arpwatch</w:t>
      </w:r>
      <w:proofErr w:type="spellEnd"/>
      <w:r w:rsidRPr="00996CA8">
        <w:rPr>
          <w:rFonts w:ascii="Times New Roman" w:hAnsi="Times New Roman" w:cs="Times New Roman"/>
          <w:color w:val="FF0000"/>
        </w:rPr>
        <w:t>. </w:t>
      </w:r>
    </w:p>
    <w:p w14:paraId="0F322544" w14:textId="77777777" w:rsidR="0012622C" w:rsidRPr="00996CA8" w:rsidRDefault="0012622C" w:rsidP="0012622C">
      <w:pPr>
        <w:shd w:val="clear" w:color="auto" w:fill="FFFFFF"/>
        <w:spacing w:line="240" w:lineRule="auto"/>
        <w:textAlignment w:val="baseline"/>
        <w:rPr>
          <w:rFonts w:ascii="Times New Roman" w:hAnsi="Times New Roman" w:cs="Times New Roman"/>
          <w:color w:val="FF0000"/>
        </w:rPr>
      </w:pPr>
      <w:r w:rsidRPr="00996CA8">
        <w:rPr>
          <w:rFonts w:ascii="Times New Roman" w:hAnsi="Times New Roman" w:cs="Times New Roman"/>
          <w:color w:val="FF0000"/>
        </w:rPr>
        <w:t xml:space="preserve">- L’utilisation des VLAN (limite les </w:t>
      </w:r>
      <w:proofErr w:type="spellStart"/>
      <w:r w:rsidRPr="00996CA8">
        <w:rPr>
          <w:rFonts w:ascii="Times New Roman" w:hAnsi="Times New Roman" w:cs="Times New Roman"/>
          <w:color w:val="FF0000"/>
        </w:rPr>
        <w:t>braodcast</w:t>
      </w:r>
      <w:proofErr w:type="spellEnd"/>
      <w:r w:rsidRPr="00996CA8">
        <w:rPr>
          <w:rFonts w:ascii="Times New Roman" w:hAnsi="Times New Roman" w:cs="Times New Roman"/>
          <w:color w:val="FF0000"/>
        </w:rPr>
        <w:t xml:space="preserve"> niveau 2).</w:t>
      </w:r>
    </w:p>
    <w:p w14:paraId="11CC4CCA" w14:textId="77777777" w:rsidR="0012622C" w:rsidRPr="00996CA8" w:rsidRDefault="0012622C" w:rsidP="0012622C">
      <w:pPr>
        <w:rPr>
          <w:rFonts w:ascii="Times New Roman" w:hAnsi="Times New Roman" w:cs="Times New Roman"/>
          <w:color w:val="FF0000"/>
        </w:rPr>
      </w:pPr>
    </w:p>
    <w:p w14:paraId="65AAA5DE" w14:textId="77777777" w:rsidR="0012622C" w:rsidRDefault="0012622C" w:rsidP="0012622C">
      <w:pPr>
        <w:rPr>
          <w:rFonts w:ascii="Times New Roman" w:hAnsi="Times New Roman" w:cs="Times New Roman"/>
        </w:rPr>
      </w:pPr>
    </w:p>
    <w:p w14:paraId="5EAA103C" w14:textId="77777777" w:rsidR="0012622C" w:rsidRPr="00B56DE2" w:rsidRDefault="0012622C" w:rsidP="0012622C">
      <w:pPr>
        <w:rPr>
          <w:rFonts w:ascii="Times New Roman" w:hAnsi="Times New Roman" w:cs="Times New Roman"/>
        </w:rPr>
      </w:pPr>
      <w:r w:rsidRPr="00B56DE2">
        <w:rPr>
          <w:rFonts w:ascii="Times New Roman" w:hAnsi="Times New Roman" w:cs="Times New Roman"/>
        </w:rPr>
        <w:t>3.Un agent malveillant essaye de découvrir les ports ouverts d’un serveur de l’entreprise</w:t>
      </w:r>
      <w:r>
        <w:rPr>
          <w:rFonts w:ascii="Times New Roman" w:hAnsi="Times New Roman" w:cs="Times New Roman"/>
        </w:rPr>
        <w:t>.</w:t>
      </w:r>
    </w:p>
    <w:p w14:paraId="3D3DBECA" w14:textId="77777777" w:rsidR="0012622C" w:rsidRDefault="0012622C" w:rsidP="0012622C">
      <w:pPr>
        <w:ind w:left="708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- </w:t>
      </w:r>
      <w:r w:rsidRPr="00B56DE2">
        <w:rPr>
          <w:rFonts w:ascii="Times New Roman" w:hAnsi="Times New Roman" w:cs="Times New Roman"/>
        </w:rPr>
        <w:t xml:space="preserve">Citer le nom de cette attaque </w:t>
      </w:r>
      <w:r>
        <w:rPr>
          <w:rFonts w:ascii="Times New Roman" w:hAnsi="Times New Roman" w:cs="Times New Roman"/>
        </w:rPr>
        <w:t>(0,5)</w:t>
      </w:r>
    </w:p>
    <w:p w14:paraId="04CD21EE" w14:textId="77777777" w:rsidR="0012622C" w:rsidRPr="00817C0F" w:rsidRDefault="0012622C" w:rsidP="0012622C">
      <w:pPr>
        <w:ind w:left="708"/>
        <w:rPr>
          <w:rFonts w:ascii="Times New Roman" w:hAnsi="Times New Roman" w:cs="Times New Roman"/>
          <w:color w:val="FF0000"/>
        </w:rPr>
      </w:pPr>
      <w:proofErr w:type="gramStart"/>
      <w:r w:rsidRPr="00817C0F">
        <w:rPr>
          <w:rFonts w:ascii="Times New Roman" w:hAnsi="Times New Roman" w:cs="Times New Roman"/>
          <w:color w:val="FF0000"/>
        </w:rPr>
        <w:t>port</w:t>
      </w:r>
      <w:proofErr w:type="gramEnd"/>
      <w:r w:rsidRPr="00817C0F">
        <w:rPr>
          <w:rFonts w:ascii="Times New Roman" w:hAnsi="Times New Roman" w:cs="Times New Roman"/>
          <w:color w:val="FF0000"/>
        </w:rPr>
        <w:t xml:space="preserve"> scan</w:t>
      </w:r>
    </w:p>
    <w:p w14:paraId="4C9B5312" w14:textId="77777777" w:rsidR="0012622C" w:rsidRDefault="0012622C" w:rsidP="0012622C">
      <w:pPr>
        <w:rPr>
          <w:rFonts w:ascii="Times New Roman" w:hAnsi="Times New Roman" w:cs="Times New Roman"/>
        </w:rPr>
      </w:pPr>
    </w:p>
    <w:p w14:paraId="7DCEA86F" w14:textId="77777777" w:rsidR="0012622C" w:rsidRDefault="0012622C" w:rsidP="0012622C">
      <w:pPr>
        <w:ind w:left="708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 xml:space="preserve">- </w:t>
      </w:r>
      <w:r w:rsidRPr="00B56DE2">
        <w:rPr>
          <w:rFonts w:ascii="Times New Roman" w:hAnsi="Times New Roman" w:cs="Times New Roman"/>
        </w:rPr>
        <w:t xml:space="preserve">S’agit-il d’une attaque active ou passive ? </w:t>
      </w:r>
      <w:r>
        <w:rPr>
          <w:rFonts w:ascii="Times New Roman" w:hAnsi="Times New Roman" w:cs="Times New Roman"/>
        </w:rPr>
        <w:t>Justifier. (0,5 pt)</w:t>
      </w:r>
    </w:p>
    <w:p w14:paraId="7C20B4CA" w14:textId="77777777" w:rsidR="0012622C" w:rsidRDefault="0012622C" w:rsidP="0012622C">
      <w:pPr>
        <w:ind w:left="708"/>
        <w:rPr>
          <w:rFonts w:ascii="Times New Roman" w:hAnsi="Times New Roman" w:cs="Times New Roman"/>
          <w:color w:val="FF0000"/>
        </w:rPr>
      </w:pPr>
      <w:proofErr w:type="gramStart"/>
      <w:r>
        <w:rPr>
          <w:rFonts w:ascii="Times New Roman" w:hAnsi="Times New Roman" w:cs="Times New Roman"/>
          <w:color w:val="FF0000"/>
        </w:rPr>
        <w:t>réponses</w:t>
      </w:r>
      <w:proofErr w:type="gramEnd"/>
      <w:r>
        <w:rPr>
          <w:rFonts w:ascii="Times New Roman" w:hAnsi="Times New Roman" w:cs="Times New Roman"/>
          <w:color w:val="FF0000"/>
        </w:rPr>
        <w:t xml:space="preserve"> acceptées </w:t>
      </w:r>
    </w:p>
    <w:p w14:paraId="0DC49D00" w14:textId="77777777" w:rsidR="0012622C" w:rsidRPr="00076B5C" w:rsidRDefault="0012622C" w:rsidP="0012622C">
      <w:pPr>
        <w:pStyle w:val="Paragraphedeliste"/>
        <w:numPr>
          <w:ilvl w:val="0"/>
          <w:numId w:val="25"/>
        </w:numPr>
        <w:rPr>
          <w:rFonts w:ascii="Times New Roman" w:hAnsi="Times New Roman" w:cs="Times New Roman"/>
          <w:color w:val="FF0000"/>
        </w:rPr>
      </w:pPr>
      <w:r w:rsidRPr="00076B5C">
        <w:rPr>
          <w:rFonts w:ascii="Times New Roman" w:hAnsi="Times New Roman" w:cs="Times New Roman"/>
          <w:color w:val="FF0000"/>
        </w:rPr>
        <w:t>Il s’agit d’une attaque passive parce qu’il s’agit juste de la consultation des ports.</w:t>
      </w:r>
    </w:p>
    <w:p w14:paraId="4AC7C6F7" w14:textId="77777777" w:rsidR="0012622C" w:rsidRPr="00076B5C" w:rsidRDefault="0012622C" w:rsidP="0012622C">
      <w:pPr>
        <w:pStyle w:val="Paragraphedeliste"/>
        <w:numPr>
          <w:ilvl w:val="0"/>
          <w:numId w:val="25"/>
        </w:numPr>
        <w:rPr>
          <w:rFonts w:ascii="Times New Roman" w:hAnsi="Times New Roman" w:cs="Times New Roman"/>
          <w:color w:val="FF0000"/>
        </w:rPr>
      </w:pPr>
      <w:r w:rsidRPr="00076B5C">
        <w:rPr>
          <w:rFonts w:ascii="Times New Roman" w:hAnsi="Times New Roman" w:cs="Times New Roman"/>
          <w:color w:val="FF0000"/>
        </w:rPr>
        <w:t xml:space="preserve">Cette attaque peut être active s’il y </w:t>
      </w:r>
      <w:proofErr w:type="gramStart"/>
      <w:r w:rsidRPr="00076B5C">
        <w:rPr>
          <w:rFonts w:ascii="Times New Roman" w:hAnsi="Times New Roman" w:cs="Times New Roman"/>
          <w:color w:val="FF0000"/>
        </w:rPr>
        <w:t>a  une</w:t>
      </w:r>
      <w:proofErr w:type="gramEnd"/>
      <w:r w:rsidRPr="00076B5C">
        <w:rPr>
          <w:rFonts w:ascii="Times New Roman" w:hAnsi="Times New Roman" w:cs="Times New Roman"/>
          <w:color w:val="FF0000"/>
        </w:rPr>
        <w:t xml:space="preserve"> exploitation de ces ports (services)</w:t>
      </w:r>
    </w:p>
    <w:p w14:paraId="6D28D3E2" w14:textId="77777777" w:rsidR="0012622C" w:rsidRDefault="0012622C" w:rsidP="0012622C">
      <w:pPr>
        <w:ind w:left="708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</w:t>
      </w:r>
      <w:proofErr w:type="gramEnd"/>
      <w:r>
        <w:rPr>
          <w:rFonts w:ascii="Times New Roman" w:hAnsi="Times New Roman" w:cs="Times New Roman"/>
        </w:rPr>
        <w:t xml:space="preserve">- </w:t>
      </w:r>
      <w:r w:rsidRPr="00B56DE2">
        <w:rPr>
          <w:rFonts w:ascii="Times New Roman" w:hAnsi="Times New Roman" w:cs="Times New Roman"/>
        </w:rPr>
        <w:t>Citer un outil utilisé pour la réaliser</w:t>
      </w:r>
      <w:r>
        <w:rPr>
          <w:rFonts w:ascii="Times New Roman" w:hAnsi="Times New Roman" w:cs="Times New Roman"/>
        </w:rPr>
        <w:t xml:space="preserve"> (0,5 pt)</w:t>
      </w:r>
    </w:p>
    <w:p w14:paraId="5255835B" w14:textId="77777777" w:rsidR="0012622C" w:rsidRPr="00AB67F2" w:rsidRDefault="0012622C" w:rsidP="0012622C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     </w:t>
      </w:r>
      <w:proofErr w:type="spellStart"/>
      <w:r w:rsidRPr="00AB67F2">
        <w:rPr>
          <w:rFonts w:ascii="Times New Roman" w:hAnsi="Times New Roman" w:cs="Times New Roman"/>
          <w:color w:val="FF0000"/>
        </w:rPr>
        <w:t>Nmap</w:t>
      </w:r>
      <w:proofErr w:type="spellEnd"/>
      <w:r w:rsidRPr="00AB67F2">
        <w:rPr>
          <w:rFonts w:ascii="Times New Roman" w:hAnsi="Times New Roman" w:cs="Times New Roman"/>
          <w:color w:val="FF0000"/>
        </w:rPr>
        <w:t xml:space="preserve"> (Network Mapper) </w:t>
      </w:r>
    </w:p>
    <w:p w14:paraId="359D1672" w14:textId="77777777" w:rsidR="0012622C" w:rsidRDefault="0012622C" w:rsidP="0012622C"/>
    <w:p w14:paraId="51F9AE5F" w14:textId="77777777" w:rsidR="00B56DE2" w:rsidRDefault="00B56DE2" w:rsidP="00B56DE2">
      <w:pPr>
        <w:rPr>
          <w:rFonts w:ascii="Times New Roman" w:hAnsi="Times New Roman" w:cs="Times New Roman"/>
        </w:rPr>
      </w:pPr>
    </w:p>
    <w:p w14:paraId="186AAEE9" w14:textId="588F91B7" w:rsidR="00E139B9" w:rsidRPr="005B4A45" w:rsidRDefault="00E139B9" w:rsidP="00E139B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B4A4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Exercice </w:t>
      </w:r>
      <w:proofErr w:type="gramStart"/>
      <w:r w:rsidRPr="005B4A4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 </w:t>
      </w:r>
      <w:r w:rsidR="000D21B2" w:rsidRPr="005B4A4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</w:t>
      </w:r>
      <w:proofErr w:type="gramEnd"/>
      <w:r w:rsidR="000D21B2" w:rsidRPr="005B4A45">
        <w:rPr>
          <w:rFonts w:ascii="Times New Roman" w:hAnsi="Times New Roman" w:cs="Times New Roman"/>
          <w:b/>
          <w:bCs/>
          <w:sz w:val="28"/>
          <w:szCs w:val="28"/>
          <w:u w:val="single"/>
        </w:rPr>
        <w:t>4 pts)</w:t>
      </w:r>
    </w:p>
    <w:p w14:paraId="44773B55" w14:textId="49C7FF3F" w:rsidR="00E139B9" w:rsidRPr="00F42576" w:rsidRDefault="000D21B2" w:rsidP="00E139B9">
      <w:pPr>
        <w:rPr>
          <w:ins w:id="1" w:author="sirajeddine miladi" w:date="2024-06-12T06:47:00Z" w16du:dateUtc="2024-06-12T05:47:00Z"/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4FC4F11E" w14:textId="29F38A96" w:rsidR="00E139B9" w:rsidRPr="00F1170B" w:rsidRDefault="00E139B9" w:rsidP="00E139B9">
      <w:pPr>
        <w:rPr>
          <w:rFonts w:ascii="Times New Roman" w:hAnsi="Times New Roman" w:cs="Times New Roman"/>
          <w:sz w:val="24"/>
          <w:szCs w:val="24"/>
        </w:rPr>
      </w:pPr>
      <w:r w:rsidRPr="00F1170B">
        <w:rPr>
          <w:rFonts w:ascii="Times New Roman" w:hAnsi="Times New Roman" w:cs="Times New Roman"/>
          <w:sz w:val="24"/>
          <w:szCs w:val="24"/>
        </w:rPr>
        <w:t xml:space="preserve">Vous êtes cryptographe </w:t>
      </w:r>
      <w:r>
        <w:rPr>
          <w:rFonts w:ascii="Times New Roman" w:hAnsi="Times New Roman" w:cs="Times New Roman"/>
          <w:sz w:val="24"/>
          <w:szCs w:val="24"/>
        </w:rPr>
        <w:t xml:space="preserve">dans une </w:t>
      </w:r>
      <w:r w:rsidRPr="00F1170B">
        <w:rPr>
          <w:rFonts w:ascii="Times New Roman" w:hAnsi="Times New Roman" w:cs="Times New Roman"/>
          <w:sz w:val="24"/>
          <w:szCs w:val="24"/>
        </w:rPr>
        <w:t xml:space="preserve">organisation qui cherche à mettre en place un système de communication </w:t>
      </w:r>
      <w:r w:rsidR="000D21B2" w:rsidRPr="00F1170B">
        <w:rPr>
          <w:rFonts w:ascii="Times New Roman" w:hAnsi="Times New Roman" w:cs="Times New Roman"/>
          <w:sz w:val="24"/>
          <w:szCs w:val="24"/>
        </w:rPr>
        <w:t>sécurisé. Votre</w:t>
      </w:r>
      <w:r w:rsidRPr="00F1170B">
        <w:rPr>
          <w:rFonts w:ascii="Times New Roman" w:hAnsi="Times New Roman" w:cs="Times New Roman"/>
          <w:sz w:val="24"/>
          <w:szCs w:val="24"/>
        </w:rPr>
        <w:t xml:space="preserve"> tâche est de concevoir un système cryptographique simple et rapide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62E8E2" w14:textId="189AE8DC" w:rsidR="00E139B9" w:rsidRPr="00282723" w:rsidRDefault="00E139B9" w:rsidP="00282723">
      <w:pPr>
        <w:pStyle w:val="Paragraphedeliste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82723">
        <w:rPr>
          <w:rFonts w:ascii="Times New Roman" w:hAnsi="Times New Roman" w:cs="Times New Roman"/>
          <w:sz w:val="24"/>
          <w:szCs w:val="24"/>
        </w:rPr>
        <w:t>Définir la cryptographie. Quels sont les objectifs qu’elle peut assurer ? (0,5 pt)</w:t>
      </w:r>
    </w:p>
    <w:p w14:paraId="5A8D0FE6" w14:textId="0C51EDFC" w:rsidR="00E139B9" w:rsidRDefault="00431D8E" w:rsidP="00E139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Définition : ensemble d’opérations mathématiques pour rendre un texte inintelligible / crypté 0.25 pt</w:t>
      </w:r>
    </w:p>
    <w:p w14:paraId="5115936D" w14:textId="7125BA37" w:rsidR="00D03E5E" w:rsidRDefault="00431D8E" w:rsidP="00E139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Objectifs </w:t>
      </w:r>
      <w:proofErr w:type="gramStart"/>
      <w:r w:rsidR="00D03E5E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3E5E">
        <w:rPr>
          <w:rFonts w:ascii="Times New Roman" w:hAnsi="Times New Roman" w:cs="Times New Roman"/>
          <w:sz w:val="24"/>
          <w:szCs w:val="24"/>
        </w:rPr>
        <w:t>Réponses</w:t>
      </w:r>
      <w:proofErr w:type="gramEnd"/>
      <w:r w:rsidR="00D03E5E">
        <w:rPr>
          <w:rFonts w:ascii="Times New Roman" w:hAnsi="Times New Roman" w:cs="Times New Roman"/>
          <w:sz w:val="24"/>
          <w:szCs w:val="24"/>
        </w:rPr>
        <w:t xml:space="preserve"> acceptées : </w:t>
      </w:r>
    </w:p>
    <w:p w14:paraId="6FE10AF3" w14:textId="230352F3" w:rsidR="00D03E5E" w:rsidRPr="00D03E5E" w:rsidRDefault="00D03E5E" w:rsidP="00D03E5E">
      <w:pPr>
        <w:pStyle w:val="Paragraphedeliste"/>
        <w:numPr>
          <w:ilvl w:val="0"/>
          <w:numId w:val="23"/>
        </w:num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D03E5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Confidentialité – Intégrité ; les réponses rajoutant la non répudiation / </w:t>
      </w:r>
      <w:proofErr w:type="gramStart"/>
      <w:r w:rsidRPr="00D03E5E">
        <w:rPr>
          <w:rFonts w:ascii="Times New Roman" w:hAnsi="Times New Roman" w:cs="Times New Roman"/>
          <w:b/>
          <w:bCs/>
          <w:color w:val="002060"/>
          <w:sz w:val="24"/>
          <w:szCs w:val="24"/>
        </w:rPr>
        <w:t>authentification  sont</w:t>
      </w:r>
      <w:proofErr w:type="gramEnd"/>
      <w:r w:rsidRPr="00D03E5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acceptées.</w:t>
      </w:r>
    </w:p>
    <w:p w14:paraId="237F3D6B" w14:textId="0D5DBC2B" w:rsidR="00282723" w:rsidRPr="00282723" w:rsidRDefault="00E139B9" w:rsidP="00282723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82723">
        <w:rPr>
          <w:rFonts w:ascii="Times New Roman" w:hAnsi="Times New Roman" w:cs="Times New Roman"/>
          <w:sz w:val="24"/>
          <w:szCs w:val="24"/>
        </w:rPr>
        <w:t xml:space="preserve">La communication </w:t>
      </w:r>
      <w:r w:rsidR="00282723" w:rsidRPr="00282723">
        <w:rPr>
          <w:rFonts w:ascii="Times New Roman" w:hAnsi="Times New Roman" w:cs="Times New Roman"/>
          <w:sz w:val="24"/>
          <w:szCs w:val="24"/>
        </w:rPr>
        <w:t xml:space="preserve">cryptée </w:t>
      </w:r>
      <w:r w:rsidRPr="00282723">
        <w:rPr>
          <w:rFonts w:ascii="Times New Roman" w:hAnsi="Times New Roman" w:cs="Times New Roman"/>
          <w:sz w:val="24"/>
          <w:szCs w:val="24"/>
        </w:rPr>
        <w:t>entre deux employés</w:t>
      </w:r>
      <w:proofErr w:type="gramStart"/>
      <w:r w:rsidRPr="00282723">
        <w:rPr>
          <w:rFonts w:ascii="Times New Roman" w:hAnsi="Times New Roman" w:cs="Times New Roman"/>
          <w:sz w:val="24"/>
          <w:szCs w:val="24"/>
        </w:rPr>
        <w:t xml:space="preserve"> «Alice</w:t>
      </w:r>
      <w:proofErr w:type="gramEnd"/>
      <w:r w:rsidRPr="00282723">
        <w:rPr>
          <w:rFonts w:ascii="Times New Roman" w:hAnsi="Times New Roman" w:cs="Times New Roman"/>
          <w:sz w:val="24"/>
          <w:szCs w:val="24"/>
        </w:rPr>
        <w:t> » et « Bob » nécessitent un partage d’une seule clé</w:t>
      </w:r>
      <w:r w:rsidR="00282723">
        <w:rPr>
          <w:rFonts w:ascii="Times New Roman" w:hAnsi="Times New Roman" w:cs="Times New Roman"/>
          <w:sz w:val="24"/>
          <w:szCs w:val="24"/>
        </w:rPr>
        <w:t xml:space="preserve"> pour assurer cette communication.</w:t>
      </w:r>
    </w:p>
    <w:p w14:paraId="71E388CE" w14:textId="6324A965" w:rsidR="00E139B9" w:rsidRPr="00282723" w:rsidRDefault="00E139B9" w:rsidP="00282723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82723">
        <w:rPr>
          <w:rFonts w:ascii="Times New Roman" w:hAnsi="Times New Roman" w:cs="Times New Roman"/>
          <w:sz w:val="24"/>
          <w:szCs w:val="24"/>
        </w:rPr>
        <w:t>Explique</w:t>
      </w:r>
      <w:r w:rsidR="000D21B2">
        <w:rPr>
          <w:rFonts w:ascii="Times New Roman" w:hAnsi="Times New Roman" w:cs="Times New Roman"/>
          <w:sz w:val="24"/>
          <w:szCs w:val="24"/>
        </w:rPr>
        <w:t>r</w:t>
      </w:r>
      <w:r w:rsidRPr="00282723">
        <w:rPr>
          <w:rFonts w:ascii="Times New Roman" w:hAnsi="Times New Roman" w:cs="Times New Roman"/>
          <w:sz w:val="24"/>
          <w:szCs w:val="24"/>
        </w:rPr>
        <w:t xml:space="preserve"> le fonctionnement de ce type de cryptage</w:t>
      </w:r>
      <w:r w:rsidR="00282723">
        <w:rPr>
          <w:rFonts w:ascii="Times New Roman" w:hAnsi="Times New Roman" w:cs="Times New Roman"/>
          <w:sz w:val="24"/>
          <w:szCs w:val="24"/>
        </w:rPr>
        <w:t xml:space="preserve"> (</w:t>
      </w:r>
      <w:r w:rsidR="000D21B2">
        <w:rPr>
          <w:rFonts w:ascii="Times New Roman" w:hAnsi="Times New Roman" w:cs="Times New Roman"/>
          <w:sz w:val="24"/>
          <w:szCs w:val="24"/>
        </w:rPr>
        <w:t xml:space="preserve">0,5 </w:t>
      </w:r>
      <w:r w:rsidR="00282723">
        <w:rPr>
          <w:rFonts w:ascii="Times New Roman" w:hAnsi="Times New Roman" w:cs="Times New Roman"/>
          <w:sz w:val="24"/>
          <w:szCs w:val="24"/>
        </w:rPr>
        <w:t>pt)</w:t>
      </w:r>
    </w:p>
    <w:p w14:paraId="5FD54324" w14:textId="1FA1CB6C" w:rsidR="000D21B2" w:rsidRPr="00D03E5E" w:rsidRDefault="00D03E5E" w:rsidP="000D21B2">
      <w:pPr>
        <w:ind w:left="360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D03E5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Alice crypte le message avec la clé S et Bob le décrypte avec la même clé </w:t>
      </w:r>
      <w:proofErr w:type="gramStart"/>
      <w:r w:rsidRPr="00D03E5E">
        <w:rPr>
          <w:rFonts w:ascii="Times New Roman" w:hAnsi="Times New Roman" w:cs="Times New Roman"/>
          <w:b/>
          <w:bCs/>
          <w:color w:val="002060"/>
          <w:sz w:val="24"/>
          <w:szCs w:val="24"/>
        </w:rPr>
        <w:t>S ,</w:t>
      </w:r>
      <w:proofErr w:type="gramEnd"/>
      <w:r w:rsidRPr="00D03E5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(Cryptage Symétrique )</w:t>
      </w:r>
    </w:p>
    <w:p w14:paraId="1BD615C9" w14:textId="6DA0BBA0" w:rsidR="00282723" w:rsidRDefault="00282723" w:rsidP="00282723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82723">
        <w:rPr>
          <w:rFonts w:ascii="Times New Roman" w:hAnsi="Times New Roman" w:cs="Times New Roman"/>
          <w:sz w:val="24"/>
          <w:szCs w:val="24"/>
        </w:rPr>
        <w:lastRenderedPageBreak/>
        <w:t>Citer</w:t>
      </w:r>
      <w:r w:rsidR="00E139B9" w:rsidRPr="00282723">
        <w:rPr>
          <w:rFonts w:ascii="Times New Roman" w:hAnsi="Times New Roman" w:cs="Times New Roman"/>
          <w:sz w:val="24"/>
          <w:szCs w:val="24"/>
        </w:rPr>
        <w:t xml:space="preserve"> deux avantages et deux limitations du cryptage mentionné ci-</w:t>
      </w:r>
      <w:r w:rsidRPr="00282723">
        <w:rPr>
          <w:rFonts w:ascii="Times New Roman" w:hAnsi="Times New Roman" w:cs="Times New Roman"/>
          <w:sz w:val="24"/>
          <w:szCs w:val="24"/>
        </w:rPr>
        <w:t>dessus. (0,5 pt)</w:t>
      </w:r>
    </w:p>
    <w:p w14:paraId="51178BD8" w14:textId="01AC23D6" w:rsidR="000C7AD7" w:rsidRPr="000C7AD7" w:rsidRDefault="000C7AD7" w:rsidP="000C7AD7">
      <w:pPr>
        <w:pStyle w:val="Paragraphedeliste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C7AD7">
        <w:rPr>
          <w:rFonts w:ascii="Times New Roman" w:hAnsi="Times New Roman" w:cs="Times New Roman"/>
          <w:b/>
          <w:bCs/>
          <w:color w:val="002060"/>
          <w:sz w:val="24"/>
          <w:szCs w:val="24"/>
        </w:rPr>
        <w:t>2 critères par colonnes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227"/>
        <w:gridCol w:w="4242"/>
      </w:tblGrid>
      <w:tr w:rsidR="00282723" w14:paraId="4A9A06C7" w14:textId="77777777" w:rsidTr="00282723">
        <w:trPr>
          <w:trHeight w:val="416"/>
        </w:trPr>
        <w:tc>
          <w:tcPr>
            <w:tcW w:w="4227" w:type="dxa"/>
          </w:tcPr>
          <w:p w14:paraId="4302B30D" w14:textId="47C5892B" w:rsidR="00282723" w:rsidRPr="00282723" w:rsidRDefault="00282723" w:rsidP="00282723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27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Avantages</w:t>
            </w:r>
          </w:p>
        </w:tc>
        <w:tc>
          <w:tcPr>
            <w:tcW w:w="4242" w:type="dxa"/>
          </w:tcPr>
          <w:p w14:paraId="599BD728" w14:textId="3DC785F5" w:rsidR="00282723" w:rsidRPr="00282723" w:rsidRDefault="00282723" w:rsidP="00282723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27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0C7AD7" w:rsidRPr="000C7AD7" w14:paraId="72D358F8" w14:textId="77777777" w:rsidTr="00282723">
        <w:trPr>
          <w:trHeight w:val="416"/>
        </w:trPr>
        <w:tc>
          <w:tcPr>
            <w:tcW w:w="4227" w:type="dxa"/>
          </w:tcPr>
          <w:p w14:paraId="1202D3B1" w14:textId="284A1A21" w:rsidR="00282723" w:rsidRPr="000C7AD7" w:rsidRDefault="00F72D7D" w:rsidP="00282723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0C7AD7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 xml:space="preserve">Simple – Rapide – Consomme moins de ressources – facile à mettre en œuvre – assure la confidentialité </w:t>
            </w:r>
            <w:r w:rsidR="000C7AD7" w:rsidRPr="000C7AD7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…</w:t>
            </w:r>
          </w:p>
        </w:tc>
        <w:tc>
          <w:tcPr>
            <w:tcW w:w="4242" w:type="dxa"/>
          </w:tcPr>
          <w:p w14:paraId="117FE726" w14:textId="5741DE69" w:rsidR="00282723" w:rsidRPr="000C7AD7" w:rsidRDefault="00F72D7D" w:rsidP="00282723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0C7AD7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 xml:space="preserve">Moins sécurisé ; n’assure pas la </w:t>
            </w:r>
            <w:proofErr w:type="gramStart"/>
            <w:r w:rsidRPr="000C7AD7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non répudiation</w:t>
            </w:r>
            <w:proofErr w:type="gramEnd"/>
            <w:r w:rsidRPr="000C7AD7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 xml:space="preserve"> </w:t>
            </w:r>
            <w:r w:rsidR="000C7AD7" w:rsidRPr="000C7AD7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et</w:t>
            </w:r>
            <w:r w:rsidRPr="000C7AD7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 xml:space="preserve"> l’authentification</w:t>
            </w:r>
            <w:r w:rsidR="000C7AD7" w:rsidRPr="000C7AD7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 xml:space="preserve"> ; nombre de clés ; nécessite un canal sécurisé … </w:t>
            </w:r>
          </w:p>
        </w:tc>
      </w:tr>
      <w:tr w:rsidR="00282723" w14:paraId="34F82445" w14:textId="77777777" w:rsidTr="00282723">
        <w:trPr>
          <w:trHeight w:val="396"/>
        </w:trPr>
        <w:tc>
          <w:tcPr>
            <w:tcW w:w="4227" w:type="dxa"/>
          </w:tcPr>
          <w:p w14:paraId="31091CD4" w14:textId="77777777" w:rsidR="00282723" w:rsidRDefault="00282723" w:rsidP="0028272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</w:tcPr>
          <w:p w14:paraId="45A3B8DF" w14:textId="77777777" w:rsidR="00282723" w:rsidRDefault="00282723" w:rsidP="0028272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B143DD" w14:textId="77777777" w:rsidR="000D21B2" w:rsidRDefault="000D21B2" w:rsidP="000D21B2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CC39397" w14:textId="5D8A28DD" w:rsidR="00E139B9" w:rsidRPr="000D21B2" w:rsidRDefault="00E139B9" w:rsidP="000D21B2">
      <w:pPr>
        <w:pStyle w:val="Paragraphedeliste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21B2">
        <w:rPr>
          <w:rFonts w:ascii="Times New Roman" w:hAnsi="Times New Roman" w:cs="Times New Roman"/>
          <w:sz w:val="24"/>
          <w:szCs w:val="24"/>
        </w:rPr>
        <w:t>Pour remédier à ces limitations, vous avez décidé d’utiliser un autre système cryptographique</w:t>
      </w:r>
      <w:r w:rsidR="00F42C0C">
        <w:rPr>
          <w:rFonts w:ascii="Times New Roman" w:hAnsi="Times New Roman" w:cs="Times New Roman"/>
          <w:sz w:val="24"/>
          <w:szCs w:val="24"/>
        </w:rPr>
        <w:t>.</w:t>
      </w:r>
      <w:r w:rsidRPr="000D21B2">
        <w:rPr>
          <w:rFonts w:ascii="Times New Roman" w:hAnsi="Times New Roman" w:cs="Times New Roman"/>
          <w:sz w:val="24"/>
          <w:szCs w:val="24"/>
        </w:rPr>
        <w:t xml:space="preserve"> </w:t>
      </w:r>
      <w:r w:rsidR="00282723" w:rsidRPr="000D21B2">
        <w:rPr>
          <w:rFonts w:ascii="Times New Roman" w:hAnsi="Times New Roman" w:cs="Times New Roman"/>
          <w:sz w:val="24"/>
          <w:szCs w:val="24"/>
        </w:rPr>
        <w:t xml:space="preserve">Donner les étapes détaillées lors de l'envoi du message par Alice et sa réception par Bob, en précisant la ou les clés utilisées </w:t>
      </w:r>
      <w:r w:rsidR="000D21B2">
        <w:rPr>
          <w:rFonts w:ascii="Times New Roman" w:hAnsi="Times New Roman" w:cs="Times New Roman"/>
          <w:sz w:val="24"/>
          <w:szCs w:val="24"/>
        </w:rPr>
        <w:t>à</w:t>
      </w:r>
      <w:r w:rsidR="00282723" w:rsidRPr="000D21B2">
        <w:rPr>
          <w:rFonts w:ascii="Times New Roman" w:hAnsi="Times New Roman" w:cs="Times New Roman"/>
          <w:sz w:val="24"/>
          <w:szCs w:val="24"/>
        </w:rPr>
        <w:t xml:space="preserve"> chaque étape (1 pt)</w:t>
      </w:r>
    </w:p>
    <w:p w14:paraId="5586C4AE" w14:textId="1EB31BD5" w:rsidR="000D21B2" w:rsidRPr="004B4E49" w:rsidRDefault="000C7AD7" w:rsidP="000C7AD7">
      <w:pPr>
        <w:pStyle w:val="Paragraphedeliste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4B4E49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Alice va crypter le message à l’aide d’une clé (S1) </w:t>
      </w:r>
    </w:p>
    <w:p w14:paraId="5EDC79B4" w14:textId="77777777" w:rsidR="000C7AD7" w:rsidRPr="004B4E49" w:rsidRDefault="000C7AD7" w:rsidP="000C7AD7">
      <w:pPr>
        <w:pStyle w:val="Paragraphedeliste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4B4E49">
        <w:rPr>
          <w:rFonts w:ascii="Times New Roman" w:hAnsi="Times New Roman" w:cs="Times New Roman"/>
          <w:b/>
          <w:bCs/>
          <w:color w:val="002060"/>
          <w:sz w:val="24"/>
          <w:szCs w:val="24"/>
        </w:rPr>
        <w:t>Bob va décrypter le message à l’aide de la clé (S2)</w:t>
      </w:r>
    </w:p>
    <w:p w14:paraId="17433B41" w14:textId="43D9E961" w:rsidR="000C7AD7" w:rsidRPr="004B4E49" w:rsidRDefault="000C7AD7" w:rsidP="000C7AD7">
      <w:pPr>
        <w:pStyle w:val="Paragraphedeliste"/>
        <w:spacing w:line="24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4B4E49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Les clés </w:t>
      </w:r>
      <w:r w:rsidR="004B4E49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varient </w:t>
      </w:r>
      <w:r w:rsidRPr="004B4E49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selon les deux scénarios du cryptage asymétriques </w:t>
      </w:r>
    </w:p>
    <w:p w14:paraId="3D8B7F63" w14:textId="77777777" w:rsidR="00E139B9" w:rsidRPr="00F1170B" w:rsidRDefault="00E139B9" w:rsidP="00E139B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A2CACA" w14:textId="56B0253A" w:rsidR="00E139B9" w:rsidRPr="00F1170B" w:rsidRDefault="00E139B9" w:rsidP="00282723">
      <w:pPr>
        <w:pStyle w:val="Paragraphedeliste"/>
        <w:numPr>
          <w:ilvl w:val="0"/>
          <w:numId w:val="14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F1170B">
        <w:rPr>
          <w:rFonts w:ascii="Times New Roman" w:hAnsi="Times New Roman" w:cs="Times New Roman"/>
          <w:sz w:val="24"/>
          <w:szCs w:val="24"/>
        </w:rPr>
        <w:t>Citer deux algorithmes utilisés pour la cryptographie à clé publique</w:t>
      </w:r>
      <w:r w:rsidR="000D21B2">
        <w:rPr>
          <w:rFonts w:ascii="Times New Roman" w:hAnsi="Times New Roman" w:cs="Times New Roman"/>
          <w:sz w:val="24"/>
          <w:szCs w:val="24"/>
        </w:rPr>
        <w:t xml:space="preserve"> (0,5 pt) </w:t>
      </w:r>
    </w:p>
    <w:p w14:paraId="260F192D" w14:textId="1D8CCA5D" w:rsidR="004B4E49" w:rsidRPr="004B4E49" w:rsidRDefault="004B4E49" w:rsidP="004B4E49">
      <w:pPr>
        <w:pStyle w:val="Paragraphedeliste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4B4E49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RSA   - </w:t>
      </w:r>
      <w:proofErr w:type="spellStart"/>
      <w:r w:rsidRPr="004B4E49">
        <w:rPr>
          <w:rFonts w:ascii="Times New Roman" w:hAnsi="Times New Roman" w:cs="Times New Roman"/>
          <w:b/>
          <w:bCs/>
          <w:color w:val="002060"/>
          <w:sz w:val="24"/>
          <w:szCs w:val="24"/>
        </w:rPr>
        <w:t>Diffie</w:t>
      </w:r>
      <w:proofErr w:type="spellEnd"/>
      <w:r w:rsidRPr="004B4E49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Hellman </w:t>
      </w:r>
    </w:p>
    <w:p w14:paraId="08045C9E" w14:textId="75DADCE9" w:rsidR="00E139B9" w:rsidRPr="00F1170B" w:rsidRDefault="00E139B9" w:rsidP="00282723">
      <w:pPr>
        <w:pStyle w:val="Paragraphedeliste"/>
        <w:numPr>
          <w:ilvl w:val="0"/>
          <w:numId w:val="14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F1170B">
        <w:rPr>
          <w:rFonts w:ascii="Times New Roman" w:hAnsi="Times New Roman" w:cs="Times New Roman"/>
          <w:sz w:val="24"/>
          <w:szCs w:val="24"/>
        </w:rPr>
        <w:t xml:space="preserve">A la présence d’un intrus malveillant Charlie, expliquer </w:t>
      </w:r>
      <w:r w:rsidR="000D21B2">
        <w:rPr>
          <w:rFonts w:ascii="Times New Roman" w:hAnsi="Times New Roman" w:cs="Times New Roman"/>
          <w:sz w:val="24"/>
          <w:szCs w:val="24"/>
        </w:rPr>
        <w:t xml:space="preserve">l’attaque </w:t>
      </w:r>
      <w:r w:rsidRPr="00F1170B">
        <w:rPr>
          <w:rFonts w:ascii="Times New Roman" w:hAnsi="Times New Roman" w:cs="Times New Roman"/>
          <w:sz w:val="24"/>
          <w:szCs w:val="24"/>
        </w:rPr>
        <w:t xml:space="preserve">qui peut </w:t>
      </w:r>
      <w:r w:rsidR="000D21B2">
        <w:rPr>
          <w:rFonts w:ascii="Times New Roman" w:hAnsi="Times New Roman" w:cs="Times New Roman"/>
          <w:sz w:val="24"/>
          <w:szCs w:val="24"/>
        </w:rPr>
        <w:t xml:space="preserve">avoir lieu </w:t>
      </w:r>
      <w:r w:rsidRPr="00F1170B">
        <w:rPr>
          <w:rFonts w:ascii="Times New Roman" w:hAnsi="Times New Roman" w:cs="Times New Roman"/>
          <w:sz w:val="24"/>
          <w:szCs w:val="24"/>
        </w:rPr>
        <w:t xml:space="preserve">en définissant </w:t>
      </w:r>
      <w:r w:rsidR="000D21B2">
        <w:rPr>
          <w:rFonts w:ascii="Times New Roman" w:hAnsi="Times New Roman" w:cs="Times New Roman"/>
          <w:sz w:val="24"/>
          <w:szCs w:val="24"/>
        </w:rPr>
        <w:t xml:space="preserve">son </w:t>
      </w:r>
      <w:r w:rsidRPr="00F1170B">
        <w:rPr>
          <w:rFonts w:ascii="Times New Roman" w:hAnsi="Times New Roman" w:cs="Times New Roman"/>
          <w:sz w:val="24"/>
          <w:szCs w:val="24"/>
        </w:rPr>
        <w:t>nom</w:t>
      </w:r>
      <w:r w:rsidR="000D21B2">
        <w:rPr>
          <w:rFonts w:ascii="Times New Roman" w:hAnsi="Times New Roman" w:cs="Times New Roman"/>
          <w:sz w:val="24"/>
          <w:szCs w:val="24"/>
        </w:rPr>
        <w:t xml:space="preserve"> (0,5 pt)</w:t>
      </w:r>
    </w:p>
    <w:p w14:paraId="2A61C05D" w14:textId="298F42C1" w:rsidR="00E139B9" w:rsidRDefault="00CC47A0" w:rsidP="00E139B9">
      <w:pPr>
        <w:spacing w:line="240" w:lineRule="auto"/>
        <w:rPr>
          <w:rFonts w:ascii="Times New Roman" w:hAnsi="Times New Roman" w:cs="Times New Roman"/>
          <w:b/>
          <w:bCs/>
          <w:color w:val="002060"/>
          <w:sz w:val="24"/>
          <w:szCs w:val="24"/>
          <w:lang w:val="fr-FR"/>
        </w:rPr>
      </w:pPr>
      <w:r w:rsidRPr="00CC47A0">
        <w:rPr>
          <w:rFonts w:ascii="Times New Roman" w:hAnsi="Times New Roman" w:cs="Times New Roman"/>
          <w:b/>
          <w:bCs/>
          <w:color w:val="002060"/>
          <w:sz w:val="24"/>
          <w:szCs w:val="24"/>
          <w:lang w:val="fr-FR"/>
        </w:rPr>
        <w:t xml:space="preserve">Une attaque de type Man In the Middle – Interception du </w:t>
      </w:r>
      <w:proofErr w:type="spellStart"/>
      <w:r w:rsidRPr="00CC47A0">
        <w:rPr>
          <w:rFonts w:ascii="Times New Roman" w:hAnsi="Times New Roman" w:cs="Times New Roman"/>
          <w:b/>
          <w:bCs/>
          <w:color w:val="002060"/>
          <w:sz w:val="24"/>
          <w:szCs w:val="24"/>
          <w:lang w:val="fr-FR"/>
        </w:rPr>
        <w:t>traffic</w:t>
      </w:r>
      <w:proofErr w:type="spellEnd"/>
    </w:p>
    <w:p w14:paraId="4C66ECA1" w14:textId="77777777" w:rsidR="00CC47A0" w:rsidRPr="00CC47A0" w:rsidRDefault="00CC47A0" w:rsidP="00E139B9">
      <w:pPr>
        <w:spacing w:line="240" w:lineRule="auto"/>
        <w:rPr>
          <w:rFonts w:ascii="Times New Roman" w:hAnsi="Times New Roman" w:cs="Times New Roman"/>
          <w:b/>
          <w:bCs/>
          <w:color w:val="002060"/>
          <w:sz w:val="24"/>
          <w:szCs w:val="24"/>
          <w:lang w:val="fr-FR"/>
        </w:rPr>
      </w:pPr>
    </w:p>
    <w:p w14:paraId="420AA742" w14:textId="77777777" w:rsidR="000D21B2" w:rsidRDefault="00E139B9" w:rsidP="00E139B9">
      <w:pPr>
        <w:pStyle w:val="Paragraphedeliste"/>
        <w:numPr>
          <w:ilvl w:val="0"/>
          <w:numId w:val="14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0D21B2">
        <w:rPr>
          <w:rFonts w:ascii="Times New Roman" w:hAnsi="Times New Roman" w:cs="Times New Roman"/>
          <w:sz w:val="24"/>
          <w:szCs w:val="24"/>
        </w:rPr>
        <w:t>Afin d’éliminer</w:t>
      </w:r>
      <w:ins w:id="2" w:author="sirajeddine miladi" w:date="2024-06-12T06:51:00Z" w16du:dateUtc="2024-06-12T05:51:00Z">
        <w:r w:rsidRPr="000D21B2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r w:rsidR="000D21B2" w:rsidRPr="000D21B2">
        <w:rPr>
          <w:rFonts w:ascii="Times New Roman" w:hAnsi="Times New Roman" w:cs="Times New Roman"/>
          <w:sz w:val="24"/>
          <w:szCs w:val="24"/>
        </w:rPr>
        <w:t xml:space="preserve">l’usurpation </w:t>
      </w:r>
      <w:r w:rsidRPr="000D21B2">
        <w:rPr>
          <w:rFonts w:ascii="Times New Roman" w:hAnsi="Times New Roman" w:cs="Times New Roman"/>
          <w:sz w:val="24"/>
          <w:szCs w:val="24"/>
        </w:rPr>
        <w:t>d’identité, proposer une solution efficace qui permet de garantir la correspondance entre la clé publique et son propriétaire</w:t>
      </w:r>
      <w:r w:rsidR="000D21B2">
        <w:rPr>
          <w:rFonts w:ascii="Times New Roman" w:hAnsi="Times New Roman" w:cs="Times New Roman"/>
          <w:sz w:val="24"/>
          <w:szCs w:val="24"/>
        </w:rPr>
        <w:t xml:space="preserve"> (0,5 pt)</w:t>
      </w:r>
    </w:p>
    <w:p w14:paraId="3565CE04" w14:textId="7C0606D0" w:rsidR="00EC46BB" w:rsidRDefault="00EC46BB" w:rsidP="00EC46BB">
      <w:pPr>
        <w:pStyle w:val="Paragraphedeliste"/>
        <w:spacing w:after="16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7B1CF80" w14:textId="36EFECBA" w:rsidR="00CC47A0" w:rsidRPr="00CC47A0" w:rsidRDefault="00CC47A0" w:rsidP="00EC46BB">
      <w:pPr>
        <w:pStyle w:val="Paragraphedeliste"/>
        <w:spacing w:after="160" w:line="240" w:lineRule="auto"/>
        <w:ind w:left="360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CC47A0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Mettre en place un certificat numérique </w:t>
      </w:r>
    </w:p>
    <w:p w14:paraId="49F43A63" w14:textId="77777777" w:rsidR="00EC46BB" w:rsidRDefault="00EC46BB" w:rsidP="00EC46BB">
      <w:pPr>
        <w:pStyle w:val="Paragraphedeliste"/>
        <w:spacing w:after="160" w:line="240" w:lineRule="auto"/>
        <w:ind w:left="360"/>
        <w:rPr>
          <w:rFonts w:asciiTheme="majorBidi" w:eastAsia="Times New Roman" w:hAnsiTheme="majorBidi" w:cstheme="majorBidi"/>
          <w:b/>
          <w:sz w:val="28"/>
          <w:szCs w:val="28"/>
          <w:u w:val="single"/>
        </w:rPr>
      </w:pPr>
    </w:p>
    <w:p w14:paraId="1B36EA33" w14:textId="1AEC570E" w:rsidR="00F42C0C" w:rsidRPr="00EC46BB" w:rsidRDefault="00F42C0C" w:rsidP="00EC46BB">
      <w:pPr>
        <w:pStyle w:val="Paragraphedeliste"/>
        <w:spacing w:after="16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42C0C">
        <w:rPr>
          <w:rFonts w:asciiTheme="majorBidi" w:eastAsia="Times New Roman" w:hAnsiTheme="majorBidi" w:cstheme="majorBidi"/>
          <w:b/>
          <w:sz w:val="28"/>
          <w:szCs w:val="28"/>
          <w:u w:val="single"/>
        </w:rPr>
        <w:t>Exercice 4 (</w:t>
      </w:r>
      <w:r w:rsidR="00821567">
        <w:rPr>
          <w:rFonts w:asciiTheme="majorBidi" w:eastAsia="Times New Roman" w:hAnsiTheme="majorBidi" w:cstheme="majorBidi"/>
          <w:b/>
          <w:sz w:val="28"/>
          <w:szCs w:val="28"/>
          <w:u w:val="single"/>
        </w:rPr>
        <w:t>5,5</w:t>
      </w:r>
      <w:r w:rsidRPr="00F42C0C">
        <w:rPr>
          <w:rFonts w:asciiTheme="majorBidi" w:eastAsia="Times New Roman" w:hAnsiTheme="majorBidi" w:cstheme="majorBidi"/>
          <w:b/>
          <w:sz w:val="28"/>
          <w:szCs w:val="28"/>
          <w:u w:val="single"/>
        </w:rPr>
        <w:t xml:space="preserve"> points) </w:t>
      </w:r>
    </w:p>
    <w:p w14:paraId="1DF55A2C" w14:textId="67108E6F" w:rsidR="00693A57" w:rsidRDefault="00693A57" w:rsidP="00F42C0C">
      <w:pPr>
        <w:pStyle w:val="Normal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Une entreprise dispose d’un réseau dont l’architecture est décrite dans le schéma ci-dessous.</w:t>
      </w:r>
    </w:p>
    <w:p w14:paraId="24C36B3D" w14:textId="4D93786C" w:rsidR="00F42C0C" w:rsidRPr="00F42C0C" w:rsidRDefault="00F42C0C" w:rsidP="00F42C0C">
      <w:pPr>
        <w:pStyle w:val="Normal1"/>
        <w:jc w:val="both"/>
        <w:rPr>
          <w:rFonts w:asciiTheme="majorBidi" w:hAnsiTheme="majorBidi" w:cstheme="majorBidi"/>
        </w:rPr>
      </w:pPr>
      <w:r w:rsidRPr="00F42C0C">
        <w:rPr>
          <w:rFonts w:asciiTheme="majorBidi" w:hAnsiTheme="majorBidi" w:cstheme="majorBidi"/>
        </w:rPr>
        <w:t xml:space="preserve">La politique de sécurité appliquée par le pare-feu est décrite </w:t>
      </w:r>
      <w:r>
        <w:rPr>
          <w:rFonts w:asciiTheme="majorBidi" w:hAnsiTheme="majorBidi" w:cstheme="majorBidi"/>
        </w:rPr>
        <w:t>dans</w:t>
      </w:r>
      <w:r w:rsidRPr="00F42C0C">
        <w:rPr>
          <w:rFonts w:asciiTheme="majorBidi" w:hAnsiTheme="majorBidi" w:cstheme="majorBidi"/>
        </w:rPr>
        <w:t xml:space="preserve"> le tableau </w:t>
      </w:r>
    </w:p>
    <w:p w14:paraId="77F5CC49" w14:textId="77777777" w:rsidR="00F42C0C" w:rsidRPr="00F42C0C" w:rsidRDefault="00F42C0C" w:rsidP="00F42C0C">
      <w:pPr>
        <w:pStyle w:val="Normal1"/>
        <w:jc w:val="center"/>
        <w:rPr>
          <w:rFonts w:asciiTheme="majorBidi" w:hAnsiTheme="majorBidi" w:cstheme="majorBidi"/>
        </w:rPr>
      </w:pPr>
      <w:r w:rsidRPr="00F42C0C">
        <w:rPr>
          <w:rFonts w:asciiTheme="majorBidi" w:hAnsiTheme="majorBidi" w:cstheme="majorBidi"/>
          <w:noProof/>
        </w:rPr>
        <w:drawing>
          <wp:inline distT="0" distB="0" distL="0" distR="0" wp14:anchorId="6039E080" wp14:editId="0D9C6C20">
            <wp:extent cx="5923131" cy="2122486"/>
            <wp:effectExtent l="0" t="0" r="1905" b="0"/>
            <wp:docPr id="1" name="Image 1" descr="Une image contenant diagramme, capture d’écran, cercle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diagramme, capture d’écran, cercle,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931" cy="2130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AB1783" w14:textId="0349836F" w:rsidR="00F42C0C" w:rsidRPr="00F42C0C" w:rsidRDefault="00F42C0C" w:rsidP="00F42C0C">
      <w:pPr>
        <w:pStyle w:val="Normal1"/>
        <w:jc w:val="both"/>
        <w:rPr>
          <w:rFonts w:asciiTheme="majorBidi" w:hAnsiTheme="majorBidi" w:cstheme="majorBidi"/>
        </w:rPr>
      </w:pPr>
      <w:r w:rsidRPr="00F42C0C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21138861" wp14:editId="4DEFD787">
            <wp:simplePos x="0" y="0"/>
            <wp:positionH relativeFrom="column">
              <wp:posOffset>-156845</wp:posOffset>
            </wp:positionH>
            <wp:positionV relativeFrom="paragraph">
              <wp:posOffset>180340</wp:posOffset>
            </wp:positionV>
            <wp:extent cx="6372225" cy="1966595"/>
            <wp:effectExtent l="0" t="0" r="9525" b="0"/>
            <wp:wrapTight wrapText="bothSides">
              <wp:wrapPolygon edited="0">
                <wp:start x="0" y="0"/>
                <wp:lineTo x="0" y="21342"/>
                <wp:lineTo x="21568" y="21342"/>
                <wp:lineTo x="21568" y="0"/>
                <wp:lineTo x="0" y="0"/>
              </wp:wrapPolygon>
            </wp:wrapTight>
            <wp:docPr id="3" name="Image 3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nombre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196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4238A4D" w14:textId="77777777" w:rsidR="00F42C0C" w:rsidRPr="00F42C0C" w:rsidRDefault="00F42C0C" w:rsidP="00F42C0C">
      <w:pPr>
        <w:pStyle w:val="Normal1"/>
        <w:jc w:val="center"/>
        <w:rPr>
          <w:rFonts w:asciiTheme="majorBidi" w:hAnsiTheme="majorBidi" w:cstheme="majorBidi"/>
        </w:rPr>
      </w:pPr>
    </w:p>
    <w:p w14:paraId="343707B7" w14:textId="77777777" w:rsidR="00BE7639" w:rsidRPr="00F42C0C" w:rsidRDefault="00BE7639" w:rsidP="00BE7639">
      <w:pPr>
        <w:pStyle w:val="Normal1"/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</w:t>
      </w:r>
      <w:r w:rsidRPr="00EC46BB">
        <w:rPr>
          <w:rFonts w:asciiTheme="majorBidi" w:hAnsiTheme="majorBidi" w:cstheme="majorBidi"/>
        </w:rPr>
        <w:t xml:space="preserve">onner la politique correspondante (description textuelle) </w:t>
      </w:r>
      <w:r>
        <w:rPr>
          <w:rFonts w:asciiTheme="majorBidi" w:hAnsiTheme="majorBidi" w:cstheme="majorBidi"/>
        </w:rPr>
        <w:t>à</w:t>
      </w:r>
      <w:r w:rsidRPr="00EC46BB">
        <w:rPr>
          <w:rFonts w:asciiTheme="majorBidi" w:hAnsiTheme="majorBidi" w:cstheme="majorBidi"/>
        </w:rPr>
        <w:t xml:space="preserve"> chaque paire de règles </w:t>
      </w:r>
      <w:r>
        <w:rPr>
          <w:rFonts w:asciiTheme="majorBidi" w:hAnsiTheme="majorBidi" w:cstheme="majorBidi"/>
        </w:rPr>
        <w:t xml:space="preserve">(2 pts) </w:t>
      </w:r>
    </w:p>
    <w:p w14:paraId="3E2FD4B1" w14:textId="2A9EDD7F" w:rsidR="00BE7639" w:rsidRPr="0044712F" w:rsidRDefault="00BE7639" w:rsidP="00BE7639">
      <w:pPr>
        <w:rPr>
          <w:rFonts w:asciiTheme="minorBidi" w:eastAsia="Calibri" w:hAnsiTheme="minorBidi" w:cstheme="minorBidi"/>
          <w:lang w:val="fr-FR"/>
        </w:rPr>
      </w:pPr>
      <w:r>
        <w:rPr>
          <w:rFonts w:asciiTheme="minorBidi" w:hAnsiTheme="minorBidi" w:cstheme="minorBidi"/>
        </w:rPr>
        <w:t xml:space="preserve">(1-2) </w:t>
      </w:r>
      <w:r>
        <w:rPr>
          <w:rFonts w:asciiTheme="minorBidi" w:hAnsiTheme="minorBidi" w:cstheme="minorBidi"/>
          <w:color w:val="FF0000"/>
        </w:rPr>
        <w:t xml:space="preserve">Autoriser le trafic web entrant et sortant sur le port 80 entre la zone LAN et le serveur web </w:t>
      </w:r>
      <w:r w:rsidR="00CE0B32">
        <w:rPr>
          <w:rFonts w:asciiTheme="minorBidi" w:hAnsiTheme="minorBidi" w:cstheme="minorBidi"/>
          <w:color w:val="FF0000"/>
        </w:rPr>
        <w:t>(0,5 pt)</w:t>
      </w:r>
    </w:p>
    <w:p w14:paraId="4BBA181F" w14:textId="4B512426" w:rsidR="0012622C" w:rsidRDefault="00BE7639" w:rsidP="0012622C">
      <w:pPr>
        <w:pStyle w:val="Normal1"/>
        <w:jc w:val="both"/>
        <w:rPr>
          <w:rFonts w:asciiTheme="minorBidi" w:hAnsiTheme="minorBidi" w:cstheme="minorBidi"/>
          <w:color w:val="FF0000"/>
        </w:rPr>
      </w:pPr>
      <w:r>
        <w:rPr>
          <w:rFonts w:asciiTheme="minorBidi" w:hAnsiTheme="minorBidi" w:cstheme="minorBidi"/>
        </w:rPr>
        <w:t xml:space="preserve">(3-4) </w:t>
      </w:r>
      <w:r>
        <w:rPr>
          <w:rFonts w:asciiTheme="minorBidi" w:hAnsiTheme="minorBidi" w:cstheme="minorBidi"/>
          <w:color w:val="FF0000"/>
        </w:rPr>
        <w:t xml:space="preserve">Autoriser le trafic DNS </w:t>
      </w:r>
      <w:r w:rsidR="0012622C">
        <w:rPr>
          <w:rFonts w:asciiTheme="minorBidi" w:hAnsiTheme="minorBidi" w:cstheme="minorBidi"/>
          <w:color w:val="FF0000"/>
        </w:rPr>
        <w:t xml:space="preserve">entrant et sortant </w:t>
      </w:r>
      <w:proofErr w:type="gramStart"/>
      <w:r w:rsidR="0012622C">
        <w:rPr>
          <w:rFonts w:asciiTheme="minorBidi" w:hAnsiTheme="minorBidi" w:cstheme="minorBidi"/>
          <w:color w:val="FF0000"/>
        </w:rPr>
        <w:t>(</w:t>
      </w:r>
      <w:r w:rsidR="0012622C">
        <w:rPr>
          <w:rFonts w:asciiTheme="minorBidi" w:hAnsiTheme="minorBidi" w:cstheme="minorBidi"/>
          <w:color w:val="FF0000"/>
        </w:rPr>
        <w:t xml:space="preserve"> </w:t>
      </w:r>
      <w:r>
        <w:rPr>
          <w:rFonts w:asciiTheme="minorBidi" w:hAnsiTheme="minorBidi" w:cstheme="minorBidi"/>
          <w:color w:val="FF0000"/>
        </w:rPr>
        <w:t>sur</w:t>
      </w:r>
      <w:proofErr w:type="gramEnd"/>
      <w:r>
        <w:rPr>
          <w:rFonts w:asciiTheme="minorBidi" w:hAnsiTheme="minorBidi" w:cstheme="minorBidi"/>
          <w:color w:val="FF0000"/>
        </w:rPr>
        <w:t xml:space="preserve"> le port 53</w:t>
      </w:r>
      <w:r w:rsidR="0012622C">
        <w:rPr>
          <w:rFonts w:asciiTheme="minorBidi" w:hAnsiTheme="minorBidi" w:cstheme="minorBidi"/>
          <w:color w:val="FF0000"/>
        </w:rPr>
        <w:t>)</w:t>
      </w:r>
      <w:r>
        <w:rPr>
          <w:rFonts w:asciiTheme="minorBidi" w:hAnsiTheme="minorBidi" w:cstheme="minorBidi"/>
          <w:color w:val="FF0000"/>
        </w:rPr>
        <w:t xml:space="preserve"> entre la zones LAN et </w:t>
      </w:r>
      <w:proofErr w:type="spellStart"/>
      <w:r>
        <w:rPr>
          <w:rFonts w:asciiTheme="minorBidi" w:hAnsiTheme="minorBidi" w:cstheme="minorBidi"/>
          <w:color w:val="FF0000"/>
        </w:rPr>
        <w:t>et</w:t>
      </w:r>
      <w:proofErr w:type="spellEnd"/>
      <w:r>
        <w:rPr>
          <w:rFonts w:asciiTheme="minorBidi" w:hAnsiTheme="minorBidi" w:cstheme="minorBidi"/>
          <w:color w:val="FF0000"/>
        </w:rPr>
        <w:t xml:space="preserve"> le serveur DNS </w:t>
      </w:r>
      <w:r w:rsidR="0012622C">
        <w:rPr>
          <w:rFonts w:asciiTheme="minorBidi" w:hAnsiTheme="minorBidi" w:cstheme="minorBidi"/>
          <w:color w:val="FF0000"/>
        </w:rPr>
        <w:t>(</w:t>
      </w:r>
      <w:r w:rsidR="00CE0B32">
        <w:rPr>
          <w:rFonts w:asciiTheme="minorBidi" w:hAnsiTheme="minorBidi" w:cstheme="minorBidi"/>
          <w:color w:val="FF0000"/>
        </w:rPr>
        <w:t>0,5 pt</w:t>
      </w:r>
      <w:r w:rsidR="0012622C">
        <w:rPr>
          <w:rFonts w:asciiTheme="minorBidi" w:hAnsiTheme="minorBidi" w:cstheme="minorBidi"/>
          <w:color w:val="FF0000"/>
        </w:rPr>
        <w:t>)</w:t>
      </w:r>
    </w:p>
    <w:p w14:paraId="1F780D57" w14:textId="76D10502" w:rsidR="00BE7639" w:rsidRDefault="00BE7639" w:rsidP="0012622C">
      <w:pPr>
        <w:pStyle w:val="Normal1"/>
        <w:jc w:val="both"/>
        <w:rPr>
          <w:rFonts w:asciiTheme="minorBidi" w:eastAsia="Calibri" w:hAnsiTheme="minorBidi" w:cstheme="minorBidi"/>
        </w:rPr>
      </w:pPr>
      <w:r>
        <w:rPr>
          <w:rFonts w:asciiTheme="minorBidi" w:hAnsiTheme="minorBidi" w:cstheme="minorBidi"/>
        </w:rPr>
        <w:t xml:space="preserve">(5-6) </w:t>
      </w:r>
      <w:r>
        <w:rPr>
          <w:rFonts w:asciiTheme="minorBidi" w:hAnsiTheme="minorBidi" w:cstheme="minorBidi"/>
          <w:color w:val="FF0000"/>
        </w:rPr>
        <w:t>Autoriser le trafic web</w:t>
      </w:r>
      <w:r w:rsidR="00CE0B32">
        <w:rPr>
          <w:rFonts w:asciiTheme="minorBidi" w:hAnsiTheme="minorBidi" w:cstheme="minorBidi"/>
          <w:color w:val="FF0000"/>
        </w:rPr>
        <w:t xml:space="preserve"> </w:t>
      </w:r>
      <w:r>
        <w:rPr>
          <w:rFonts w:asciiTheme="minorBidi" w:hAnsiTheme="minorBidi" w:cstheme="minorBidi"/>
          <w:color w:val="FF0000"/>
        </w:rPr>
        <w:t xml:space="preserve">entrant et sortant sur le port </w:t>
      </w:r>
      <w:proofErr w:type="gramStart"/>
      <w:r>
        <w:rPr>
          <w:rFonts w:asciiTheme="minorBidi" w:hAnsiTheme="minorBidi" w:cstheme="minorBidi"/>
          <w:color w:val="FF0000"/>
        </w:rPr>
        <w:t>80  entre</w:t>
      </w:r>
      <w:proofErr w:type="gramEnd"/>
      <w:r>
        <w:rPr>
          <w:rFonts w:asciiTheme="minorBidi" w:hAnsiTheme="minorBidi" w:cstheme="minorBidi"/>
          <w:color w:val="FF0000"/>
        </w:rPr>
        <w:t xml:space="preserve"> le serveur web et toute adresse IP </w:t>
      </w:r>
      <w:r w:rsidR="00CE0B32">
        <w:rPr>
          <w:rFonts w:asciiTheme="minorBidi" w:hAnsiTheme="minorBidi" w:cstheme="minorBidi"/>
          <w:color w:val="FF0000"/>
        </w:rPr>
        <w:t>(0,5 pt)</w:t>
      </w:r>
    </w:p>
    <w:p w14:paraId="5BA47B53" w14:textId="77777777" w:rsidR="00BE7639" w:rsidRDefault="00BE7639" w:rsidP="00BE7639">
      <w:pPr>
        <w:pStyle w:val="Normal1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 </w:t>
      </w:r>
    </w:p>
    <w:p w14:paraId="501C0C3F" w14:textId="67E5AA04" w:rsidR="00BE7639" w:rsidRDefault="00BE7639" w:rsidP="00BE7639">
      <w:pPr>
        <w:pStyle w:val="Normal1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(7-8) </w:t>
      </w:r>
      <w:r>
        <w:rPr>
          <w:rFonts w:asciiTheme="minorBidi" w:hAnsiTheme="minorBidi" w:cstheme="minorBidi"/>
          <w:color w:val="FF0000"/>
        </w:rPr>
        <w:t xml:space="preserve">Autoriser les machines du LAN à se connecter au service Web sur toute adresse IP moyennant le port 80 </w:t>
      </w:r>
      <w:r w:rsidR="00CE0B32">
        <w:rPr>
          <w:rFonts w:asciiTheme="minorBidi" w:hAnsiTheme="minorBidi" w:cstheme="minorBidi"/>
          <w:color w:val="FF0000"/>
        </w:rPr>
        <w:t>(0,5)</w:t>
      </w:r>
    </w:p>
    <w:p w14:paraId="0ADBFCE9" w14:textId="18133723" w:rsidR="00F42C0C" w:rsidRDefault="00F42C0C" w:rsidP="00F23BB1">
      <w:pPr>
        <w:pStyle w:val="Normal1"/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 w:rsidRPr="00F42C0C">
        <w:rPr>
          <w:rFonts w:asciiTheme="majorBidi" w:hAnsiTheme="majorBidi" w:cstheme="majorBidi"/>
        </w:rPr>
        <w:t>Préciser le numéro de la règle qui vérifiera chacun des paquets suivants et dites si le paquet sera accepté ou refusé. (1 pt)</w:t>
      </w:r>
    </w:p>
    <w:p w14:paraId="470DD72F" w14:textId="5CAD8357" w:rsidR="00CC47A0" w:rsidRPr="00CC47A0" w:rsidRDefault="00CC47A0" w:rsidP="00CC47A0">
      <w:pPr>
        <w:pStyle w:val="Normal1"/>
        <w:ind w:left="720"/>
        <w:jc w:val="both"/>
        <w:rPr>
          <w:rFonts w:asciiTheme="majorBidi" w:hAnsiTheme="majorBidi" w:cstheme="majorBidi"/>
          <w:b/>
          <w:bCs/>
          <w:color w:val="002060"/>
        </w:rPr>
      </w:pPr>
      <w:proofErr w:type="gramStart"/>
      <w:r w:rsidRPr="00CC47A0">
        <w:rPr>
          <w:rFonts w:asciiTheme="majorBidi" w:hAnsiTheme="majorBidi" w:cstheme="majorBidi"/>
          <w:b/>
          <w:bCs/>
          <w:color w:val="002060"/>
        </w:rPr>
        <w:t>( 0</w:t>
      </w:r>
      <w:proofErr w:type="gramEnd"/>
      <w:r w:rsidRPr="00CC47A0">
        <w:rPr>
          <w:rFonts w:asciiTheme="majorBidi" w:hAnsiTheme="majorBidi" w:cstheme="majorBidi"/>
          <w:b/>
          <w:bCs/>
          <w:color w:val="002060"/>
        </w:rPr>
        <w:t>,25 par ligne )</w:t>
      </w:r>
    </w:p>
    <w:p w14:paraId="3482306A" w14:textId="4661FC08" w:rsidR="00F42C0C" w:rsidRPr="00F42C0C" w:rsidRDefault="00F42C0C" w:rsidP="00F42C0C">
      <w:pPr>
        <w:pStyle w:val="Normal1"/>
        <w:jc w:val="both"/>
        <w:rPr>
          <w:rFonts w:asciiTheme="majorBidi" w:hAnsiTheme="majorBidi" w:cstheme="majorBidi"/>
        </w:rPr>
      </w:pPr>
      <w:proofErr w:type="spellStart"/>
      <w:r w:rsidRPr="00F42C0C">
        <w:rPr>
          <w:rFonts w:asciiTheme="majorBidi" w:hAnsiTheme="majorBidi" w:cstheme="majorBidi"/>
        </w:rPr>
        <w:t>Paq</w:t>
      </w:r>
      <w:proofErr w:type="spellEnd"/>
      <w:r w:rsidRPr="00F42C0C">
        <w:rPr>
          <w:rFonts w:asciiTheme="majorBidi" w:hAnsiTheme="majorBidi" w:cstheme="majorBidi"/>
        </w:rPr>
        <w:t xml:space="preserve"> 1</w:t>
      </w:r>
      <w:r w:rsidRPr="00693A57">
        <w:rPr>
          <w:rFonts w:asciiTheme="majorBidi" w:hAnsiTheme="majorBidi" w:cstheme="majorBidi"/>
          <w:b/>
          <w:bCs/>
          <w:color w:val="000000" w:themeColor="text1"/>
        </w:rPr>
        <w:t> </w:t>
      </w:r>
      <w:r w:rsidR="00EC46BB" w:rsidRPr="00693A57">
        <w:rPr>
          <w:rFonts w:asciiTheme="majorBidi" w:hAnsiTheme="majorBidi" w:cstheme="majorBidi"/>
          <w:b/>
          <w:bCs/>
          <w:color w:val="000000" w:themeColor="text1"/>
        </w:rPr>
        <w:t>|</w:t>
      </w:r>
      <w:r w:rsidRPr="00693A57">
        <w:rPr>
          <w:rFonts w:asciiTheme="majorBidi" w:hAnsiTheme="majorBidi" w:cstheme="majorBidi"/>
          <w:color w:val="000000" w:themeColor="text1"/>
        </w:rPr>
        <w:t xml:space="preserve"> </w:t>
      </w:r>
      <w:r w:rsidRPr="00F42C0C">
        <w:rPr>
          <w:rFonts w:asciiTheme="majorBidi" w:hAnsiTheme="majorBidi" w:cstheme="majorBidi"/>
        </w:rPr>
        <w:t xml:space="preserve">IP </w:t>
      </w:r>
      <w:proofErr w:type="gramStart"/>
      <w:r w:rsidRPr="00F42C0C">
        <w:rPr>
          <w:rFonts w:asciiTheme="majorBidi" w:hAnsiTheme="majorBidi" w:cstheme="majorBidi"/>
        </w:rPr>
        <w:t>src  172.16.0.30</w:t>
      </w:r>
      <w:proofErr w:type="gramEnd"/>
      <w:r w:rsidR="00693A57">
        <w:rPr>
          <w:rFonts w:asciiTheme="majorBidi" w:hAnsiTheme="majorBidi" w:cstheme="majorBidi"/>
        </w:rPr>
        <w:t xml:space="preserve"> | </w:t>
      </w:r>
      <w:r w:rsidRPr="00F42C0C">
        <w:rPr>
          <w:rFonts w:asciiTheme="majorBidi" w:hAnsiTheme="majorBidi" w:cstheme="majorBidi"/>
        </w:rPr>
        <w:t xml:space="preserve"> IP Dest  12.230.24.45</w:t>
      </w:r>
      <w:r w:rsidR="00693A57">
        <w:rPr>
          <w:rFonts w:asciiTheme="majorBidi" w:hAnsiTheme="majorBidi" w:cstheme="majorBidi"/>
        </w:rPr>
        <w:t xml:space="preserve"> | </w:t>
      </w:r>
      <w:r w:rsidRPr="00F42C0C">
        <w:rPr>
          <w:rFonts w:asciiTheme="majorBidi" w:hAnsiTheme="majorBidi" w:cstheme="majorBidi"/>
        </w:rPr>
        <w:t xml:space="preserve"> Prot : TCP </w:t>
      </w:r>
      <w:r w:rsidR="00693A57">
        <w:rPr>
          <w:rFonts w:asciiTheme="majorBidi" w:hAnsiTheme="majorBidi" w:cstheme="majorBidi"/>
        </w:rPr>
        <w:t xml:space="preserve"> | </w:t>
      </w:r>
      <w:r w:rsidRPr="00F42C0C">
        <w:rPr>
          <w:rFonts w:asciiTheme="majorBidi" w:hAnsiTheme="majorBidi" w:cstheme="majorBidi"/>
        </w:rPr>
        <w:t>Port src :1045</w:t>
      </w:r>
      <w:r w:rsidR="00693A57">
        <w:rPr>
          <w:rFonts w:asciiTheme="majorBidi" w:hAnsiTheme="majorBidi" w:cstheme="majorBidi"/>
        </w:rPr>
        <w:t xml:space="preserve"> | </w:t>
      </w:r>
      <w:r w:rsidRPr="00F42C0C">
        <w:rPr>
          <w:rFonts w:asciiTheme="majorBidi" w:hAnsiTheme="majorBidi" w:cstheme="majorBidi"/>
        </w:rPr>
        <w:t xml:space="preserve"> Port </w:t>
      </w:r>
      <w:proofErr w:type="spellStart"/>
      <w:r w:rsidRPr="00F42C0C">
        <w:rPr>
          <w:rFonts w:asciiTheme="majorBidi" w:hAnsiTheme="majorBidi" w:cstheme="majorBidi"/>
        </w:rPr>
        <w:t>dest</w:t>
      </w:r>
      <w:proofErr w:type="spellEnd"/>
      <w:r w:rsidRPr="00F42C0C">
        <w:rPr>
          <w:rFonts w:asciiTheme="majorBidi" w:hAnsiTheme="majorBidi" w:cstheme="majorBidi"/>
        </w:rPr>
        <w:t xml:space="preserve"> : 443</w:t>
      </w:r>
    </w:p>
    <w:p w14:paraId="01882E13" w14:textId="3085F3E4" w:rsidR="00F42C0C" w:rsidRPr="00F42C0C" w:rsidRDefault="00F42C0C" w:rsidP="00F42C0C">
      <w:pPr>
        <w:pStyle w:val="Normal1"/>
        <w:jc w:val="both"/>
        <w:rPr>
          <w:rFonts w:asciiTheme="majorBidi" w:hAnsiTheme="majorBidi" w:cstheme="majorBidi"/>
        </w:rPr>
      </w:pPr>
      <w:proofErr w:type="spellStart"/>
      <w:r w:rsidRPr="00F42C0C">
        <w:rPr>
          <w:rFonts w:asciiTheme="majorBidi" w:hAnsiTheme="majorBidi" w:cstheme="majorBidi"/>
        </w:rPr>
        <w:t>Paq</w:t>
      </w:r>
      <w:proofErr w:type="spellEnd"/>
      <w:r w:rsidRPr="00F42C0C">
        <w:rPr>
          <w:rFonts w:asciiTheme="majorBidi" w:hAnsiTheme="majorBidi" w:cstheme="majorBidi"/>
        </w:rPr>
        <w:t xml:space="preserve"> 2</w:t>
      </w:r>
      <w:r w:rsidRPr="00693A57">
        <w:rPr>
          <w:rFonts w:asciiTheme="majorBidi" w:hAnsiTheme="majorBidi" w:cstheme="majorBidi"/>
          <w:b/>
          <w:bCs/>
        </w:rPr>
        <w:t> </w:t>
      </w:r>
      <w:r w:rsidR="00693A57" w:rsidRPr="00693A57">
        <w:rPr>
          <w:rFonts w:asciiTheme="majorBidi" w:hAnsiTheme="majorBidi" w:cstheme="majorBidi"/>
          <w:b/>
          <w:bCs/>
        </w:rPr>
        <w:t>|</w:t>
      </w:r>
      <w:r w:rsidRPr="00F42C0C">
        <w:rPr>
          <w:rFonts w:asciiTheme="majorBidi" w:hAnsiTheme="majorBidi" w:cstheme="majorBidi"/>
        </w:rPr>
        <w:t>IP src : 172.16.10.5</w:t>
      </w:r>
      <w:r w:rsidR="00693A57">
        <w:rPr>
          <w:rFonts w:asciiTheme="majorBidi" w:hAnsiTheme="majorBidi" w:cstheme="majorBidi"/>
        </w:rPr>
        <w:t xml:space="preserve"> </w:t>
      </w:r>
      <w:proofErr w:type="gramStart"/>
      <w:r w:rsidR="00693A57">
        <w:rPr>
          <w:rFonts w:asciiTheme="majorBidi" w:hAnsiTheme="majorBidi" w:cstheme="majorBidi"/>
        </w:rPr>
        <w:t>|</w:t>
      </w:r>
      <w:r w:rsidRPr="00F42C0C">
        <w:rPr>
          <w:rFonts w:asciiTheme="majorBidi" w:hAnsiTheme="majorBidi" w:cstheme="majorBidi"/>
        </w:rPr>
        <w:t xml:space="preserve"> </w:t>
      </w:r>
      <w:r w:rsidR="00693A57">
        <w:rPr>
          <w:rFonts w:asciiTheme="majorBidi" w:hAnsiTheme="majorBidi" w:cstheme="majorBidi"/>
        </w:rPr>
        <w:t xml:space="preserve"> </w:t>
      </w:r>
      <w:r w:rsidRPr="00F42C0C">
        <w:rPr>
          <w:rFonts w:asciiTheme="majorBidi" w:hAnsiTheme="majorBidi" w:cstheme="majorBidi"/>
        </w:rPr>
        <w:t>IP</w:t>
      </w:r>
      <w:proofErr w:type="gramEnd"/>
      <w:r w:rsidRPr="00F42C0C">
        <w:rPr>
          <w:rFonts w:asciiTheme="majorBidi" w:hAnsiTheme="majorBidi" w:cstheme="majorBidi"/>
        </w:rPr>
        <w:t xml:space="preserve"> Dest : 172.17.0.2 </w:t>
      </w:r>
      <w:r w:rsidR="00693A57">
        <w:rPr>
          <w:rFonts w:asciiTheme="majorBidi" w:hAnsiTheme="majorBidi" w:cstheme="majorBidi"/>
        </w:rPr>
        <w:t xml:space="preserve">   |  </w:t>
      </w:r>
      <w:r w:rsidRPr="00F42C0C">
        <w:rPr>
          <w:rFonts w:asciiTheme="majorBidi" w:hAnsiTheme="majorBidi" w:cstheme="majorBidi"/>
        </w:rPr>
        <w:t xml:space="preserve">Prot : UDP </w:t>
      </w:r>
      <w:r w:rsidR="00693A57">
        <w:rPr>
          <w:rFonts w:asciiTheme="majorBidi" w:hAnsiTheme="majorBidi" w:cstheme="majorBidi"/>
        </w:rPr>
        <w:t xml:space="preserve">| </w:t>
      </w:r>
      <w:r w:rsidRPr="00F42C0C">
        <w:rPr>
          <w:rFonts w:asciiTheme="majorBidi" w:hAnsiTheme="majorBidi" w:cstheme="majorBidi"/>
        </w:rPr>
        <w:t xml:space="preserve">Port src :6810 </w:t>
      </w:r>
      <w:r w:rsidR="00693A57">
        <w:rPr>
          <w:rFonts w:asciiTheme="majorBidi" w:hAnsiTheme="majorBidi" w:cstheme="majorBidi"/>
        </w:rPr>
        <w:t xml:space="preserve">|  </w:t>
      </w:r>
      <w:r w:rsidRPr="00F42C0C">
        <w:rPr>
          <w:rFonts w:asciiTheme="majorBidi" w:hAnsiTheme="majorBidi" w:cstheme="majorBidi"/>
        </w:rPr>
        <w:t xml:space="preserve">Port </w:t>
      </w:r>
      <w:proofErr w:type="spellStart"/>
      <w:r w:rsidRPr="00F42C0C">
        <w:rPr>
          <w:rFonts w:asciiTheme="majorBidi" w:hAnsiTheme="majorBidi" w:cstheme="majorBidi"/>
        </w:rPr>
        <w:t>dest</w:t>
      </w:r>
      <w:proofErr w:type="spellEnd"/>
      <w:r w:rsidRPr="00F42C0C">
        <w:rPr>
          <w:rFonts w:asciiTheme="majorBidi" w:hAnsiTheme="majorBidi" w:cstheme="majorBidi"/>
        </w:rPr>
        <w:t xml:space="preserve"> : 53</w:t>
      </w:r>
    </w:p>
    <w:p w14:paraId="605C4107" w14:textId="5AF8B567" w:rsidR="00F42C0C" w:rsidRPr="00F42C0C" w:rsidRDefault="00F42C0C" w:rsidP="00F42C0C">
      <w:pPr>
        <w:pStyle w:val="Normal1"/>
        <w:jc w:val="both"/>
        <w:rPr>
          <w:rFonts w:asciiTheme="majorBidi" w:hAnsiTheme="majorBidi" w:cstheme="majorBidi"/>
        </w:rPr>
      </w:pPr>
      <w:proofErr w:type="spellStart"/>
      <w:r w:rsidRPr="00F42C0C">
        <w:rPr>
          <w:rFonts w:asciiTheme="majorBidi" w:hAnsiTheme="majorBidi" w:cstheme="majorBidi"/>
        </w:rPr>
        <w:t>Paq</w:t>
      </w:r>
      <w:proofErr w:type="spellEnd"/>
      <w:r w:rsidRPr="00F42C0C">
        <w:rPr>
          <w:rFonts w:asciiTheme="majorBidi" w:hAnsiTheme="majorBidi" w:cstheme="majorBidi"/>
        </w:rPr>
        <w:t xml:space="preserve"> 3 </w:t>
      </w:r>
      <w:r w:rsidR="00693A57">
        <w:rPr>
          <w:rFonts w:asciiTheme="majorBidi" w:hAnsiTheme="majorBidi" w:cstheme="majorBidi"/>
        </w:rPr>
        <w:t xml:space="preserve">| </w:t>
      </w:r>
      <w:r w:rsidRPr="00F42C0C">
        <w:rPr>
          <w:rFonts w:asciiTheme="majorBidi" w:hAnsiTheme="majorBidi" w:cstheme="majorBidi"/>
        </w:rPr>
        <w:t xml:space="preserve">IP src : </w:t>
      </w:r>
      <w:proofErr w:type="gramStart"/>
      <w:r w:rsidRPr="00F42C0C">
        <w:rPr>
          <w:rFonts w:asciiTheme="majorBidi" w:hAnsiTheme="majorBidi" w:cstheme="majorBidi"/>
        </w:rPr>
        <w:t xml:space="preserve">140.10.2.1 </w:t>
      </w:r>
      <w:r w:rsidR="00693A57">
        <w:rPr>
          <w:rFonts w:asciiTheme="majorBidi" w:hAnsiTheme="majorBidi" w:cstheme="majorBidi"/>
        </w:rPr>
        <w:t xml:space="preserve"> |</w:t>
      </w:r>
      <w:proofErr w:type="gramEnd"/>
      <w:r w:rsidR="00693A57">
        <w:rPr>
          <w:rFonts w:asciiTheme="majorBidi" w:hAnsiTheme="majorBidi" w:cstheme="majorBidi"/>
        </w:rPr>
        <w:t xml:space="preserve">  </w:t>
      </w:r>
      <w:r w:rsidRPr="00F42C0C">
        <w:rPr>
          <w:rFonts w:asciiTheme="majorBidi" w:hAnsiTheme="majorBidi" w:cstheme="majorBidi"/>
        </w:rPr>
        <w:t xml:space="preserve">IP Dest : 172.17.0.1 </w:t>
      </w:r>
      <w:r w:rsidR="00693A57">
        <w:rPr>
          <w:rFonts w:asciiTheme="majorBidi" w:hAnsiTheme="majorBidi" w:cstheme="majorBidi"/>
        </w:rPr>
        <w:t xml:space="preserve">   |  </w:t>
      </w:r>
      <w:r w:rsidRPr="00F42C0C">
        <w:rPr>
          <w:rFonts w:asciiTheme="majorBidi" w:hAnsiTheme="majorBidi" w:cstheme="majorBidi"/>
        </w:rPr>
        <w:t xml:space="preserve">Prot : TCP </w:t>
      </w:r>
      <w:r w:rsidR="00693A57">
        <w:rPr>
          <w:rFonts w:asciiTheme="majorBidi" w:hAnsiTheme="majorBidi" w:cstheme="majorBidi"/>
        </w:rPr>
        <w:t xml:space="preserve"> | </w:t>
      </w:r>
      <w:r w:rsidRPr="00F42C0C">
        <w:rPr>
          <w:rFonts w:asciiTheme="majorBidi" w:hAnsiTheme="majorBidi" w:cstheme="majorBidi"/>
        </w:rPr>
        <w:t xml:space="preserve">Port src :8000 </w:t>
      </w:r>
      <w:r w:rsidR="00693A57">
        <w:rPr>
          <w:rFonts w:asciiTheme="majorBidi" w:hAnsiTheme="majorBidi" w:cstheme="majorBidi"/>
        </w:rPr>
        <w:t xml:space="preserve">|  </w:t>
      </w:r>
      <w:r w:rsidRPr="00F42C0C">
        <w:rPr>
          <w:rFonts w:asciiTheme="majorBidi" w:hAnsiTheme="majorBidi" w:cstheme="majorBidi"/>
        </w:rPr>
        <w:t xml:space="preserve">Port </w:t>
      </w:r>
      <w:proofErr w:type="spellStart"/>
      <w:r w:rsidRPr="00F42C0C">
        <w:rPr>
          <w:rFonts w:asciiTheme="majorBidi" w:hAnsiTheme="majorBidi" w:cstheme="majorBidi"/>
        </w:rPr>
        <w:t>dest</w:t>
      </w:r>
      <w:proofErr w:type="spellEnd"/>
      <w:r w:rsidRPr="00F42C0C">
        <w:rPr>
          <w:rFonts w:asciiTheme="majorBidi" w:hAnsiTheme="majorBidi" w:cstheme="majorBidi"/>
        </w:rPr>
        <w:t xml:space="preserve"> : 80</w:t>
      </w:r>
    </w:p>
    <w:p w14:paraId="4E37973D" w14:textId="66961013" w:rsidR="00F42C0C" w:rsidRPr="00F42C0C" w:rsidRDefault="00F42C0C" w:rsidP="00F42C0C">
      <w:pPr>
        <w:pStyle w:val="Normal1"/>
        <w:jc w:val="both"/>
        <w:rPr>
          <w:ins w:id="3" w:author="sirajeddine miladi" w:date="2024-06-12T07:10:00Z" w16du:dateUtc="2024-06-12T06:10:00Z"/>
          <w:rFonts w:asciiTheme="majorBidi" w:hAnsiTheme="majorBidi" w:cstheme="majorBidi"/>
        </w:rPr>
      </w:pPr>
      <w:proofErr w:type="spellStart"/>
      <w:r w:rsidRPr="00F42C0C">
        <w:rPr>
          <w:rFonts w:asciiTheme="majorBidi" w:hAnsiTheme="majorBidi" w:cstheme="majorBidi"/>
        </w:rPr>
        <w:t>Paq</w:t>
      </w:r>
      <w:proofErr w:type="spellEnd"/>
      <w:r w:rsidRPr="00F42C0C">
        <w:rPr>
          <w:rFonts w:asciiTheme="majorBidi" w:hAnsiTheme="majorBidi" w:cstheme="majorBidi"/>
        </w:rPr>
        <w:t xml:space="preserve"> 4 </w:t>
      </w:r>
      <w:r w:rsidR="005B4A45">
        <w:rPr>
          <w:rFonts w:asciiTheme="majorBidi" w:hAnsiTheme="majorBidi" w:cstheme="majorBidi"/>
        </w:rPr>
        <w:t>|</w:t>
      </w:r>
      <w:r w:rsidRPr="00F42C0C">
        <w:rPr>
          <w:rFonts w:asciiTheme="majorBidi" w:hAnsiTheme="majorBidi" w:cstheme="majorBidi"/>
        </w:rPr>
        <w:t xml:space="preserve"> IP src</w:t>
      </w:r>
      <w:r w:rsidR="005B4A45">
        <w:rPr>
          <w:rFonts w:asciiTheme="majorBidi" w:hAnsiTheme="majorBidi" w:cstheme="majorBidi"/>
        </w:rPr>
        <w:t xml:space="preserve"> : </w:t>
      </w:r>
      <w:r w:rsidRPr="00F42C0C">
        <w:rPr>
          <w:rFonts w:asciiTheme="majorBidi" w:hAnsiTheme="majorBidi" w:cstheme="majorBidi"/>
        </w:rPr>
        <w:t xml:space="preserve"> 17.14.3.3 </w:t>
      </w:r>
      <w:r w:rsidR="005B4A45">
        <w:rPr>
          <w:rFonts w:asciiTheme="majorBidi" w:hAnsiTheme="majorBidi" w:cstheme="majorBidi"/>
        </w:rPr>
        <w:t xml:space="preserve">  </w:t>
      </w:r>
      <w:proofErr w:type="gramStart"/>
      <w:r w:rsidR="005B4A45">
        <w:rPr>
          <w:rFonts w:asciiTheme="majorBidi" w:hAnsiTheme="majorBidi" w:cstheme="majorBidi"/>
        </w:rPr>
        <w:t xml:space="preserve">|  </w:t>
      </w:r>
      <w:r w:rsidRPr="00F42C0C">
        <w:rPr>
          <w:rFonts w:asciiTheme="majorBidi" w:hAnsiTheme="majorBidi" w:cstheme="majorBidi"/>
        </w:rPr>
        <w:t>IP</w:t>
      </w:r>
      <w:proofErr w:type="gramEnd"/>
      <w:r w:rsidRPr="00F42C0C">
        <w:rPr>
          <w:rFonts w:asciiTheme="majorBidi" w:hAnsiTheme="majorBidi" w:cstheme="majorBidi"/>
        </w:rPr>
        <w:t xml:space="preserve"> Dest : 172.17.0.2 </w:t>
      </w:r>
      <w:r w:rsidR="00F23BB1">
        <w:rPr>
          <w:rFonts w:asciiTheme="majorBidi" w:hAnsiTheme="majorBidi" w:cstheme="majorBidi"/>
        </w:rPr>
        <w:t xml:space="preserve">  </w:t>
      </w:r>
      <w:r w:rsidR="005B4A45">
        <w:rPr>
          <w:rFonts w:asciiTheme="majorBidi" w:hAnsiTheme="majorBidi" w:cstheme="majorBidi"/>
        </w:rPr>
        <w:t xml:space="preserve"> |  </w:t>
      </w:r>
      <w:r w:rsidRPr="00F42C0C">
        <w:rPr>
          <w:rFonts w:asciiTheme="majorBidi" w:hAnsiTheme="majorBidi" w:cstheme="majorBidi"/>
        </w:rPr>
        <w:t xml:space="preserve">Prot : UDP </w:t>
      </w:r>
      <w:r w:rsidR="005B4A45">
        <w:rPr>
          <w:rFonts w:asciiTheme="majorBidi" w:hAnsiTheme="majorBidi" w:cstheme="majorBidi"/>
        </w:rPr>
        <w:t xml:space="preserve">| </w:t>
      </w:r>
      <w:r w:rsidRPr="00F42C0C">
        <w:rPr>
          <w:rFonts w:asciiTheme="majorBidi" w:hAnsiTheme="majorBidi" w:cstheme="majorBidi"/>
        </w:rPr>
        <w:t xml:space="preserve">Port src :6000 </w:t>
      </w:r>
      <w:r w:rsidR="005B4A45">
        <w:rPr>
          <w:rFonts w:asciiTheme="majorBidi" w:hAnsiTheme="majorBidi" w:cstheme="majorBidi"/>
        </w:rPr>
        <w:t xml:space="preserve">|  </w:t>
      </w:r>
      <w:r w:rsidRPr="00F42C0C">
        <w:rPr>
          <w:rFonts w:asciiTheme="majorBidi" w:hAnsiTheme="majorBidi" w:cstheme="majorBidi"/>
        </w:rPr>
        <w:t xml:space="preserve">Port </w:t>
      </w:r>
      <w:proofErr w:type="spellStart"/>
      <w:r w:rsidRPr="00F42C0C">
        <w:rPr>
          <w:rFonts w:asciiTheme="majorBidi" w:hAnsiTheme="majorBidi" w:cstheme="majorBidi"/>
        </w:rPr>
        <w:t>dest</w:t>
      </w:r>
      <w:proofErr w:type="spellEnd"/>
      <w:r w:rsidRPr="00F42C0C">
        <w:rPr>
          <w:rFonts w:asciiTheme="majorBidi" w:hAnsiTheme="majorBidi" w:cstheme="majorBidi"/>
        </w:rPr>
        <w:t xml:space="preserve"> : 53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51"/>
        <w:gridCol w:w="2651"/>
        <w:gridCol w:w="2652"/>
      </w:tblGrid>
      <w:tr w:rsidR="00CC47A0" w14:paraId="155DF76A" w14:textId="77777777" w:rsidTr="0048524A"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00CD85" w14:textId="77777777" w:rsidR="00CC47A0" w:rsidRDefault="00CC47A0" w:rsidP="0048524A">
            <w:pPr>
              <w:pStyle w:val="Normal1"/>
              <w:spacing w:line="240" w:lineRule="auto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N°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D95025" w14:textId="77777777" w:rsidR="00CC47A0" w:rsidRDefault="00CC47A0" w:rsidP="0048524A">
            <w:pPr>
              <w:pStyle w:val="Normal1"/>
              <w:spacing w:line="240" w:lineRule="auto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</w:rPr>
              <w:t>Num</w:t>
            </w:r>
            <w:proofErr w:type="spellEnd"/>
            <w:r>
              <w:rPr>
                <w:rFonts w:asciiTheme="minorBidi" w:hAnsiTheme="minorBidi" w:cstheme="minorBidi"/>
              </w:rPr>
              <w:t xml:space="preserve"> règle</w:t>
            </w:r>
          </w:p>
        </w:tc>
        <w:tc>
          <w:tcPr>
            <w:tcW w:w="2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E45357" w14:textId="77777777" w:rsidR="00CC47A0" w:rsidRDefault="00CC47A0" w:rsidP="0048524A">
            <w:pPr>
              <w:pStyle w:val="Normal1"/>
              <w:spacing w:line="240" w:lineRule="auto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Accepté/refusé</w:t>
            </w:r>
          </w:p>
        </w:tc>
      </w:tr>
      <w:tr w:rsidR="00CC47A0" w14:paraId="0BF9040C" w14:textId="77777777" w:rsidTr="0048524A"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E969EF" w14:textId="77777777" w:rsidR="00CC47A0" w:rsidRDefault="00CC47A0" w:rsidP="0048524A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Theme="minorBidi" w:hAnsiTheme="minorBidi" w:cstheme="minorBidi"/>
              </w:rPr>
              <w:t>Paq</w:t>
            </w:r>
            <w:proofErr w:type="spellEnd"/>
            <w:r>
              <w:rPr>
                <w:rFonts w:asciiTheme="minorBidi" w:hAnsiTheme="minorBidi" w:cstheme="minorBidi"/>
              </w:rPr>
              <w:t xml:space="preserve"> 1 : 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91DA28" w14:textId="77777777" w:rsidR="00CC47A0" w:rsidRDefault="00CC47A0" w:rsidP="0048524A">
            <w:pPr>
              <w:rPr>
                <w:color w:val="FF0000"/>
              </w:rPr>
            </w:pPr>
            <w:r>
              <w:rPr>
                <w:color w:val="FF0000"/>
              </w:rPr>
              <w:t>Règle 7</w:t>
            </w:r>
          </w:p>
        </w:tc>
        <w:tc>
          <w:tcPr>
            <w:tcW w:w="2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6AEC52" w14:textId="11F7CB81" w:rsidR="00CC47A0" w:rsidRDefault="002C2588" w:rsidP="0048524A">
            <w:pPr>
              <w:pStyle w:val="Normal1"/>
              <w:spacing w:line="240" w:lineRule="auto"/>
              <w:jc w:val="both"/>
              <w:rPr>
                <w:rFonts w:asciiTheme="minorBidi" w:hAnsiTheme="minorBidi" w:cstheme="minorBidi"/>
                <w:color w:val="FF0000"/>
              </w:rPr>
            </w:pPr>
            <w:r>
              <w:rPr>
                <w:rFonts w:asciiTheme="minorBidi" w:hAnsiTheme="minorBidi" w:cstheme="minorBidi"/>
                <w:color w:val="FF0000"/>
              </w:rPr>
              <w:t>Refusé</w:t>
            </w:r>
          </w:p>
        </w:tc>
      </w:tr>
      <w:tr w:rsidR="00CC47A0" w14:paraId="7A786557" w14:textId="77777777" w:rsidTr="0048524A"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1CF64E" w14:textId="77777777" w:rsidR="00CC47A0" w:rsidRDefault="00CC47A0" w:rsidP="0048524A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Theme="minorBidi" w:hAnsiTheme="minorBidi" w:cstheme="minorBidi"/>
              </w:rPr>
              <w:t>Paq</w:t>
            </w:r>
            <w:proofErr w:type="spellEnd"/>
            <w:r>
              <w:rPr>
                <w:rFonts w:asciiTheme="minorBidi" w:hAnsiTheme="minorBidi" w:cstheme="minorBidi"/>
              </w:rPr>
              <w:t xml:space="preserve"> 2 : 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220625" w14:textId="77777777" w:rsidR="00CC47A0" w:rsidRDefault="00CC47A0" w:rsidP="0048524A">
            <w:pPr>
              <w:rPr>
                <w:color w:val="FF0000"/>
              </w:rPr>
            </w:pPr>
            <w:r>
              <w:rPr>
                <w:color w:val="FF0000"/>
              </w:rPr>
              <w:t>Règle 3</w:t>
            </w:r>
          </w:p>
        </w:tc>
        <w:tc>
          <w:tcPr>
            <w:tcW w:w="2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52A45E" w14:textId="77777777" w:rsidR="00CC47A0" w:rsidRDefault="00CC47A0" w:rsidP="0048524A">
            <w:pPr>
              <w:pStyle w:val="Normal1"/>
              <w:spacing w:line="240" w:lineRule="auto"/>
              <w:jc w:val="both"/>
              <w:rPr>
                <w:rFonts w:asciiTheme="minorBidi" w:hAnsiTheme="minorBidi" w:cstheme="minorBidi"/>
                <w:color w:val="FF0000"/>
              </w:rPr>
            </w:pPr>
            <w:proofErr w:type="gramStart"/>
            <w:r>
              <w:rPr>
                <w:rFonts w:asciiTheme="minorBidi" w:hAnsiTheme="minorBidi" w:cstheme="minorBidi"/>
                <w:color w:val="FF0000"/>
              </w:rPr>
              <w:t>accepté</w:t>
            </w:r>
            <w:proofErr w:type="gramEnd"/>
          </w:p>
        </w:tc>
      </w:tr>
      <w:tr w:rsidR="00CC47A0" w14:paraId="27440F18" w14:textId="77777777" w:rsidTr="0048524A"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D4A779" w14:textId="77777777" w:rsidR="00CC47A0" w:rsidRDefault="00CC47A0" w:rsidP="0048524A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Theme="minorBidi" w:hAnsiTheme="minorBidi" w:cstheme="minorBidi"/>
              </w:rPr>
              <w:t>Paq</w:t>
            </w:r>
            <w:proofErr w:type="spellEnd"/>
            <w:r>
              <w:rPr>
                <w:rFonts w:asciiTheme="minorBidi" w:hAnsiTheme="minorBidi" w:cstheme="minorBidi"/>
              </w:rPr>
              <w:t xml:space="preserve"> 3 : 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29CA50" w14:textId="77777777" w:rsidR="00CC47A0" w:rsidRDefault="00CC47A0" w:rsidP="0048524A">
            <w:pPr>
              <w:rPr>
                <w:color w:val="FF0000"/>
              </w:rPr>
            </w:pPr>
            <w:r>
              <w:rPr>
                <w:color w:val="FF0000"/>
              </w:rPr>
              <w:t>Règle 5</w:t>
            </w:r>
          </w:p>
        </w:tc>
        <w:tc>
          <w:tcPr>
            <w:tcW w:w="2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43348E" w14:textId="77777777" w:rsidR="00CC47A0" w:rsidRDefault="00CC47A0" w:rsidP="0048524A">
            <w:pPr>
              <w:pStyle w:val="Normal1"/>
              <w:spacing w:line="240" w:lineRule="auto"/>
              <w:jc w:val="both"/>
              <w:rPr>
                <w:rFonts w:asciiTheme="minorBidi" w:hAnsiTheme="minorBidi" w:cstheme="minorBidi"/>
                <w:color w:val="FF0000"/>
              </w:rPr>
            </w:pPr>
            <w:proofErr w:type="gramStart"/>
            <w:r>
              <w:rPr>
                <w:rFonts w:asciiTheme="minorBidi" w:hAnsiTheme="minorBidi" w:cstheme="minorBidi"/>
                <w:color w:val="FF0000"/>
              </w:rPr>
              <w:t>accepté</w:t>
            </w:r>
            <w:proofErr w:type="gramEnd"/>
          </w:p>
        </w:tc>
      </w:tr>
      <w:tr w:rsidR="00CC47A0" w14:paraId="003DDE08" w14:textId="77777777" w:rsidTr="0048524A"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03C795" w14:textId="77777777" w:rsidR="00CC47A0" w:rsidRDefault="00CC47A0" w:rsidP="0048524A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Theme="minorBidi" w:hAnsiTheme="minorBidi" w:cstheme="minorBidi"/>
              </w:rPr>
              <w:t>Paq</w:t>
            </w:r>
            <w:proofErr w:type="spellEnd"/>
            <w:r>
              <w:rPr>
                <w:rFonts w:asciiTheme="minorBidi" w:hAnsiTheme="minorBidi" w:cstheme="minorBidi"/>
              </w:rPr>
              <w:t xml:space="preserve"> 4 : </w:t>
            </w:r>
          </w:p>
        </w:tc>
        <w:tc>
          <w:tcPr>
            <w:tcW w:w="2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0CA45B" w14:textId="77777777" w:rsidR="00CC47A0" w:rsidRDefault="00CC47A0" w:rsidP="0048524A">
            <w:pPr>
              <w:rPr>
                <w:color w:val="FF0000"/>
              </w:rPr>
            </w:pPr>
            <w:r>
              <w:rPr>
                <w:color w:val="FF0000"/>
              </w:rPr>
              <w:t>Règle 9</w:t>
            </w:r>
          </w:p>
        </w:tc>
        <w:tc>
          <w:tcPr>
            <w:tcW w:w="2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09E908" w14:textId="77777777" w:rsidR="00CC47A0" w:rsidRDefault="00CC47A0" w:rsidP="0048524A">
            <w:pPr>
              <w:pStyle w:val="Normal1"/>
              <w:spacing w:line="240" w:lineRule="auto"/>
              <w:jc w:val="both"/>
              <w:rPr>
                <w:rFonts w:asciiTheme="minorBidi" w:hAnsiTheme="minorBidi" w:cstheme="minorBidi"/>
                <w:color w:val="FF0000"/>
              </w:rPr>
            </w:pPr>
            <w:r>
              <w:rPr>
                <w:rFonts w:asciiTheme="minorBidi" w:hAnsiTheme="minorBidi" w:cstheme="minorBidi"/>
                <w:color w:val="FF0000"/>
              </w:rPr>
              <w:t>Refusé</w:t>
            </w:r>
          </w:p>
        </w:tc>
      </w:tr>
    </w:tbl>
    <w:p w14:paraId="45B1E177" w14:textId="77777777" w:rsidR="00F42C0C" w:rsidRPr="00F42C0C" w:rsidRDefault="00F42C0C" w:rsidP="00F42C0C">
      <w:pPr>
        <w:pStyle w:val="Normal1"/>
        <w:jc w:val="both"/>
        <w:rPr>
          <w:ins w:id="4" w:author="sirajeddine miladi" w:date="2024-06-12T07:10:00Z" w16du:dateUtc="2024-06-12T06:10:00Z"/>
          <w:rFonts w:asciiTheme="majorBidi" w:hAnsiTheme="majorBidi" w:cstheme="majorBidi"/>
        </w:rPr>
      </w:pPr>
    </w:p>
    <w:p w14:paraId="6FC1AB84" w14:textId="77777777" w:rsidR="00F42C0C" w:rsidRPr="00F42C0C" w:rsidRDefault="00F42C0C" w:rsidP="00F42C0C">
      <w:pPr>
        <w:pStyle w:val="Normal1"/>
        <w:jc w:val="both"/>
        <w:rPr>
          <w:rFonts w:asciiTheme="majorBidi" w:hAnsiTheme="majorBidi" w:cstheme="majorBidi"/>
        </w:rPr>
      </w:pPr>
    </w:p>
    <w:p w14:paraId="1B47D915" w14:textId="77777777" w:rsidR="00CC47A0" w:rsidRPr="00693A57" w:rsidRDefault="00CC47A0" w:rsidP="00CC47A0">
      <w:pPr>
        <w:pStyle w:val="Normal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3- </w:t>
      </w:r>
      <w:r w:rsidRPr="00F42C0C">
        <w:rPr>
          <w:rFonts w:asciiTheme="majorBidi" w:hAnsiTheme="majorBidi" w:cstheme="majorBidi"/>
        </w:rPr>
        <w:t>Rappelons</w:t>
      </w:r>
      <w:r w:rsidRPr="00693A57">
        <w:rPr>
          <w:rFonts w:asciiTheme="majorBidi" w:hAnsiTheme="majorBidi" w:cstheme="majorBidi"/>
        </w:rPr>
        <w:t xml:space="preserve"> que la </w:t>
      </w:r>
      <w:proofErr w:type="gramStart"/>
      <w:r w:rsidRPr="00693A57">
        <w:rPr>
          <w:rFonts w:asciiTheme="majorBidi" w:hAnsiTheme="majorBidi" w:cstheme="majorBidi"/>
        </w:rPr>
        <w:t>sensibilité  =</w:t>
      </w:r>
      <w:proofErr w:type="gramEnd"/>
      <w:r w:rsidRPr="00693A57">
        <w:rPr>
          <w:rFonts w:asciiTheme="majorBidi" w:hAnsiTheme="majorBidi" w:cstheme="majorBidi"/>
        </w:rPr>
        <w:t xml:space="preserve"> VP/(VP+FN) et la spécificité = VN/(VN+FP). </w:t>
      </w:r>
    </w:p>
    <w:p w14:paraId="2E5FC722" w14:textId="77777777" w:rsidR="00CC47A0" w:rsidRDefault="00CC47A0" w:rsidP="00CC47A0">
      <w:pPr>
        <w:pStyle w:val="Normal1"/>
        <w:jc w:val="both"/>
        <w:rPr>
          <w:rFonts w:asciiTheme="majorBidi" w:hAnsiTheme="majorBidi" w:cstheme="majorBidi"/>
        </w:rPr>
      </w:pPr>
      <w:proofErr w:type="gramStart"/>
      <w:r w:rsidRPr="00693A57">
        <w:rPr>
          <w:rFonts w:asciiTheme="majorBidi" w:hAnsiTheme="majorBidi" w:cstheme="majorBidi"/>
        </w:rPr>
        <w:t>FN:</w:t>
      </w:r>
      <w:proofErr w:type="gramEnd"/>
      <w:r w:rsidRPr="00693A57">
        <w:rPr>
          <w:rFonts w:asciiTheme="majorBidi" w:hAnsiTheme="majorBidi" w:cstheme="majorBidi"/>
        </w:rPr>
        <w:t xml:space="preserve"> Faux Négatif</w:t>
      </w:r>
      <w:r>
        <w:rPr>
          <w:rFonts w:asciiTheme="majorBidi" w:hAnsiTheme="majorBidi" w:cstheme="majorBidi"/>
        </w:rPr>
        <w:t xml:space="preserve"> </w:t>
      </w:r>
      <w:r w:rsidRPr="00693A57">
        <w:rPr>
          <w:rFonts w:asciiTheme="majorBidi" w:hAnsiTheme="majorBidi" w:cstheme="majorBidi"/>
        </w:rPr>
        <w:t>; FP: Faux Positif; VP: Vrai Positif; VN: Vrai négatif</w:t>
      </w:r>
      <w:r w:rsidRPr="00F42C0C">
        <w:rPr>
          <w:rFonts w:asciiTheme="majorBidi" w:hAnsiTheme="majorBidi" w:cstheme="majorBidi"/>
        </w:rPr>
        <w:t>.</w:t>
      </w:r>
    </w:p>
    <w:p w14:paraId="2B67284A" w14:textId="77777777" w:rsidR="00CC47A0" w:rsidRDefault="00CC47A0" w:rsidP="00CC47A0">
      <w:pPr>
        <w:pStyle w:val="Normal1"/>
        <w:jc w:val="both"/>
        <w:rPr>
          <w:rFonts w:asciiTheme="majorBidi" w:hAnsiTheme="majorBidi" w:cstheme="majorBidi"/>
        </w:rPr>
      </w:pPr>
    </w:p>
    <w:p w14:paraId="2F81568E" w14:textId="77777777" w:rsidR="00CC47A0" w:rsidRDefault="00CC47A0" w:rsidP="00CC47A0">
      <w:pPr>
        <w:pStyle w:val="Normal1"/>
        <w:numPr>
          <w:ilvl w:val="0"/>
          <w:numId w:val="24"/>
        </w:numPr>
        <w:jc w:val="both"/>
        <w:rPr>
          <w:rFonts w:asciiTheme="minorBidi" w:hAnsiTheme="minorBidi" w:cstheme="minorBidi"/>
        </w:rPr>
      </w:pPr>
      <w:proofErr w:type="gramStart"/>
      <w:r>
        <w:rPr>
          <w:rFonts w:asciiTheme="minorBidi" w:hAnsiTheme="minorBidi" w:cstheme="minorBidi"/>
        </w:rPr>
        <w:t>que</w:t>
      </w:r>
      <w:proofErr w:type="gramEnd"/>
      <w:r>
        <w:rPr>
          <w:rFonts w:asciiTheme="minorBidi" w:hAnsiTheme="minorBidi" w:cstheme="minorBidi"/>
        </w:rPr>
        <w:t xml:space="preserve"> signifie une sensibilité = 100% ? (0,5 pts) </w:t>
      </w:r>
      <w:r>
        <w:rPr>
          <w:rFonts w:asciiTheme="minorBidi" w:hAnsiTheme="minorBidi" w:cstheme="minorBidi"/>
          <w:color w:val="FF0000"/>
        </w:rPr>
        <w:t>toutes les attaques sont correctement détectées</w:t>
      </w:r>
      <w:r>
        <w:rPr>
          <w:rFonts w:asciiTheme="minorBidi" w:hAnsiTheme="minorBidi" w:cstheme="minorBidi"/>
        </w:rPr>
        <w:t>.…</w:t>
      </w:r>
    </w:p>
    <w:p w14:paraId="0FE25DDB" w14:textId="77777777" w:rsidR="00CC47A0" w:rsidRDefault="00CC47A0" w:rsidP="00CC47A0">
      <w:pPr>
        <w:pStyle w:val="Normal1"/>
        <w:numPr>
          <w:ilvl w:val="0"/>
          <w:numId w:val="24"/>
        </w:numPr>
        <w:jc w:val="both"/>
        <w:rPr>
          <w:rFonts w:asciiTheme="minorBidi" w:hAnsiTheme="minorBidi" w:cstheme="minorBidi"/>
        </w:rPr>
      </w:pPr>
      <w:proofErr w:type="gramStart"/>
      <w:r>
        <w:rPr>
          <w:rFonts w:asciiTheme="minorBidi" w:hAnsiTheme="minorBidi" w:cstheme="minorBidi"/>
        </w:rPr>
        <w:t>que</w:t>
      </w:r>
      <w:proofErr w:type="gramEnd"/>
      <w:r>
        <w:rPr>
          <w:rFonts w:asciiTheme="minorBidi" w:hAnsiTheme="minorBidi" w:cstheme="minorBidi"/>
        </w:rPr>
        <w:t xml:space="preserve"> signifie une spécificité = 100% ? (0,5 pts) </w:t>
      </w:r>
      <w:r>
        <w:rPr>
          <w:rFonts w:asciiTheme="minorBidi" w:hAnsiTheme="minorBidi" w:cstheme="minorBidi"/>
          <w:color w:val="FF0000"/>
        </w:rPr>
        <w:t>tous les cas normaux sont correctement identifiés</w:t>
      </w:r>
    </w:p>
    <w:p w14:paraId="7A374CFB" w14:textId="77777777" w:rsidR="00CC47A0" w:rsidRDefault="00CC47A0" w:rsidP="00CC47A0">
      <w:pPr>
        <w:pStyle w:val="Normal1"/>
        <w:ind w:left="1080"/>
        <w:jc w:val="both"/>
        <w:rPr>
          <w:rFonts w:asciiTheme="majorBidi" w:hAnsiTheme="majorBidi" w:cstheme="majorBidi"/>
        </w:rPr>
      </w:pPr>
    </w:p>
    <w:p w14:paraId="369142C1" w14:textId="77777777" w:rsidR="00CC47A0" w:rsidRPr="00F42C0C" w:rsidRDefault="00CC47A0" w:rsidP="00CC47A0">
      <w:pPr>
        <w:pStyle w:val="Normal1"/>
        <w:ind w:left="1080"/>
        <w:jc w:val="both"/>
        <w:rPr>
          <w:rFonts w:asciiTheme="majorBidi" w:hAnsiTheme="majorBidi" w:cstheme="majorBidi"/>
        </w:rPr>
      </w:pPr>
    </w:p>
    <w:p w14:paraId="7DBAAC78" w14:textId="77777777" w:rsidR="00CC47A0" w:rsidRPr="00F42C0C" w:rsidRDefault="00CC47A0" w:rsidP="00CC47A0">
      <w:pPr>
        <w:pStyle w:val="Normal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4- P</w:t>
      </w:r>
      <w:r w:rsidRPr="00F42C0C">
        <w:rPr>
          <w:rFonts w:asciiTheme="majorBidi" w:hAnsiTheme="majorBidi" w:cstheme="majorBidi"/>
        </w:rPr>
        <w:t xml:space="preserve">réciser </w:t>
      </w:r>
      <w:r>
        <w:rPr>
          <w:rFonts w:asciiTheme="majorBidi" w:hAnsiTheme="majorBidi" w:cstheme="majorBidi"/>
        </w:rPr>
        <w:t xml:space="preserve">le </w:t>
      </w:r>
      <w:r w:rsidRPr="00F42C0C">
        <w:rPr>
          <w:rFonts w:asciiTheme="majorBidi" w:hAnsiTheme="majorBidi" w:cstheme="majorBidi"/>
        </w:rPr>
        <w:t xml:space="preserve">type de VPN </w:t>
      </w:r>
      <w:proofErr w:type="spellStart"/>
      <w:r w:rsidRPr="00F42C0C">
        <w:rPr>
          <w:rFonts w:asciiTheme="majorBidi" w:hAnsiTheme="majorBidi" w:cstheme="majorBidi"/>
        </w:rPr>
        <w:t>IPSec</w:t>
      </w:r>
      <w:proofErr w:type="spellEnd"/>
      <w:r w:rsidRPr="00F42C0C">
        <w:rPr>
          <w:rFonts w:asciiTheme="majorBidi" w:hAnsiTheme="majorBidi" w:cstheme="majorBidi"/>
        </w:rPr>
        <w:t xml:space="preserve"> (transport ou tunnel) </w:t>
      </w:r>
      <w:r>
        <w:rPr>
          <w:rFonts w:asciiTheme="majorBidi" w:hAnsiTheme="majorBidi" w:cstheme="majorBidi"/>
        </w:rPr>
        <w:t>à utiliser</w:t>
      </w:r>
      <w:r w:rsidRPr="00F42C0C">
        <w:rPr>
          <w:rFonts w:asciiTheme="majorBidi" w:hAnsiTheme="majorBidi" w:cstheme="majorBidi"/>
        </w:rPr>
        <w:t xml:space="preserve"> pour chacun de ces </w:t>
      </w:r>
      <w:proofErr w:type="spellStart"/>
      <w:r w:rsidRPr="00F42C0C">
        <w:rPr>
          <w:rFonts w:asciiTheme="majorBidi" w:hAnsiTheme="majorBidi" w:cstheme="majorBidi"/>
        </w:rPr>
        <w:t>VPNs</w:t>
      </w:r>
      <w:proofErr w:type="spellEnd"/>
      <w:r w:rsidRPr="00F42C0C">
        <w:rPr>
          <w:rFonts w:asciiTheme="majorBidi" w:hAnsiTheme="majorBidi" w:cstheme="majorBidi"/>
        </w:rPr>
        <w:t> :</w:t>
      </w:r>
    </w:p>
    <w:p w14:paraId="7D7766EF" w14:textId="77777777" w:rsidR="00CC47A0" w:rsidRPr="00CF6C86" w:rsidRDefault="00CC47A0" w:rsidP="00CC47A0">
      <w:pPr>
        <w:pStyle w:val="Normal1"/>
        <w:jc w:val="both"/>
        <w:rPr>
          <w:rFonts w:asciiTheme="minorBidi" w:hAnsiTheme="minorBidi" w:cstheme="minorBidi"/>
        </w:rPr>
      </w:pPr>
      <w:r w:rsidRPr="00CF6C86">
        <w:rPr>
          <w:rFonts w:asciiTheme="minorBidi" w:hAnsiTheme="minorBidi" w:cstheme="minorBidi"/>
        </w:rPr>
        <w:t xml:space="preserve">- site to site (0,5) : </w:t>
      </w:r>
      <w:r w:rsidRPr="00CF6C86">
        <w:rPr>
          <w:rFonts w:asciiTheme="minorBidi" w:hAnsiTheme="minorBidi" w:cstheme="minorBidi"/>
          <w:color w:val="FF0000"/>
        </w:rPr>
        <w:t>Tunnel</w:t>
      </w:r>
    </w:p>
    <w:p w14:paraId="68B4DC07" w14:textId="77777777" w:rsidR="00CC47A0" w:rsidRPr="004F6727" w:rsidRDefault="00CC47A0" w:rsidP="00CC47A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Theme="majorBidi" w:hAnsiTheme="majorBidi" w:cstheme="majorBidi"/>
        </w:rPr>
      </w:pPr>
      <w:r w:rsidRPr="00E0505A">
        <w:rPr>
          <w:rFonts w:asciiTheme="minorBidi" w:hAnsiTheme="minorBidi" w:cstheme="minorBidi"/>
        </w:rPr>
        <w:t xml:space="preserve">- client to site (0,5) : </w:t>
      </w:r>
      <w:r w:rsidRPr="00E0505A">
        <w:rPr>
          <w:rFonts w:asciiTheme="minorBidi" w:hAnsiTheme="minorBidi" w:cstheme="minorBidi"/>
          <w:color w:val="FF0000"/>
        </w:rPr>
        <w:t>Tunnel ou transport</w:t>
      </w:r>
    </w:p>
    <w:p w14:paraId="7D69E676" w14:textId="77777777" w:rsidR="00CC47A0" w:rsidRPr="00F42C0C" w:rsidRDefault="00CC47A0" w:rsidP="00CC47A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5</w:t>
      </w:r>
      <w:r w:rsidRPr="005B4A45">
        <w:rPr>
          <w:rFonts w:asciiTheme="majorBidi" w:hAnsiTheme="majorBidi" w:cstheme="majorBidi"/>
        </w:rPr>
        <w:t>-</w:t>
      </w:r>
      <w:r>
        <w:rPr>
          <w:rFonts w:asciiTheme="majorBidi" w:hAnsiTheme="majorBidi" w:cstheme="majorBidi"/>
        </w:rPr>
        <w:t xml:space="preserve"> </w:t>
      </w:r>
      <w:r w:rsidRPr="00F42C0C">
        <w:rPr>
          <w:rFonts w:asciiTheme="majorBidi" w:hAnsiTheme="majorBidi" w:cstheme="majorBidi"/>
        </w:rPr>
        <w:t>L’administrateur s’est rendu compte qu’il doit aussi avoir cette connexion sécurisée en mode Extranet-</w:t>
      </w:r>
      <w:proofErr w:type="spellStart"/>
      <w:r w:rsidRPr="00F42C0C">
        <w:rPr>
          <w:rFonts w:asciiTheme="majorBidi" w:hAnsiTheme="majorBidi" w:cstheme="majorBidi"/>
        </w:rPr>
        <w:t>based</w:t>
      </w:r>
      <w:proofErr w:type="spellEnd"/>
      <w:r w:rsidRPr="00F42C0C">
        <w:rPr>
          <w:rFonts w:asciiTheme="majorBidi" w:hAnsiTheme="majorBidi" w:cstheme="majorBidi"/>
        </w:rPr>
        <w:t xml:space="preserve">. Veuillez expliquer quels types de sites interconnecte cette liaison (0,5pts) :  </w:t>
      </w:r>
      <w:r w:rsidRPr="004352E2">
        <w:rPr>
          <w:rFonts w:asciiTheme="minorBidi" w:hAnsiTheme="minorBidi" w:cstheme="minorBidi"/>
          <w:color w:val="FF0000"/>
        </w:rPr>
        <w:t>Le site de l’entreprise avec le site du client</w:t>
      </w:r>
      <w:r>
        <w:rPr>
          <w:rFonts w:asciiTheme="minorBidi" w:hAnsiTheme="minorBidi" w:cstheme="minorBidi"/>
        </w:rPr>
        <w:t>.</w:t>
      </w:r>
    </w:p>
    <w:p w14:paraId="0452E3EC" w14:textId="77777777" w:rsidR="004C2901" w:rsidRPr="000354D7" w:rsidRDefault="004C2901" w:rsidP="00CC47A0">
      <w:pPr>
        <w:pStyle w:val="Normal1"/>
        <w:jc w:val="both"/>
      </w:pPr>
    </w:p>
    <w:sectPr w:rsidR="004C2901" w:rsidRPr="000354D7" w:rsidSect="00C444AD">
      <w:footerReference w:type="default" r:id="rId12"/>
      <w:pgSz w:w="11906" w:h="16838"/>
      <w:pgMar w:top="851" w:right="1274" w:bottom="851" w:left="1417" w:header="907" w:footer="340" w:gutter="0"/>
      <w:cols w:space="708"/>
      <w:docGrid w:linePitch="360"/>
      <w:sectPrChange w:id="5" w:author="sirajeddine miladi" w:date="2024-06-13T15:49:00Z" w16du:dateUtc="2024-06-13T14:49:00Z">
        <w:sectPr w:rsidR="004C2901" w:rsidRPr="000354D7" w:rsidSect="00C444AD">
          <w:pgMar w:top="851" w:right="1417" w:bottom="1417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F7F97D" w14:textId="77777777" w:rsidR="00EA1BF7" w:rsidRDefault="00EA1BF7" w:rsidP="004C2901">
      <w:pPr>
        <w:spacing w:line="240" w:lineRule="auto"/>
      </w:pPr>
      <w:r>
        <w:separator/>
      </w:r>
    </w:p>
  </w:endnote>
  <w:endnote w:type="continuationSeparator" w:id="0">
    <w:p w14:paraId="4A22C6B6" w14:textId="77777777" w:rsidR="00EA1BF7" w:rsidRDefault="00EA1BF7" w:rsidP="004C29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54582675"/>
      <w:docPartObj>
        <w:docPartGallery w:val="Page Numbers (Bottom of Page)"/>
        <w:docPartUnique/>
      </w:docPartObj>
    </w:sdtPr>
    <w:sdtContent>
      <w:p w14:paraId="3B55F62A" w14:textId="51154A91" w:rsidR="00C444AD" w:rsidRDefault="00C444AD" w:rsidP="00C444AD">
        <w:pPr>
          <w:pStyle w:val="Pieddepage"/>
          <w:jc w:val="right"/>
        </w:pPr>
        <w:r>
          <w:t xml:space="preserve">Page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EC5B153" w14:textId="77777777" w:rsidR="00C444AD" w:rsidRDefault="00C444A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A4B93B" w14:textId="77777777" w:rsidR="00EA1BF7" w:rsidRDefault="00EA1BF7" w:rsidP="004C2901">
      <w:pPr>
        <w:spacing w:line="240" w:lineRule="auto"/>
      </w:pPr>
      <w:r>
        <w:separator/>
      </w:r>
    </w:p>
  </w:footnote>
  <w:footnote w:type="continuationSeparator" w:id="0">
    <w:p w14:paraId="126B7CA9" w14:textId="77777777" w:rsidR="00EA1BF7" w:rsidRDefault="00EA1BF7" w:rsidP="004C29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8D604"/>
    <w:multiLevelType w:val="hybridMultilevel"/>
    <w:tmpl w:val="B5260670"/>
    <w:lvl w:ilvl="0" w:tplc="77D21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2A4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5A06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1A4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895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2A8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42C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BCB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2C0E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11825"/>
    <w:multiLevelType w:val="hybridMultilevel"/>
    <w:tmpl w:val="05A6109C"/>
    <w:lvl w:ilvl="0" w:tplc="F8742F9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C58FC"/>
    <w:multiLevelType w:val="hybridMultilevel"/>
    <w:tmpl w:val="16F6498E"/>
    <w:lvl w:ilvl="0" w:tplc="5DE69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8AA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DCE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448A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2B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B87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22DC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467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985E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734CD"/>
    <w:multiLevelType w:val="multilevel"/>
    <w:tmpl w:val="3620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A35A0"/>
    <w:multiLevelType w:val="hybridMultilevel"/>
    <w:tmpl w:val="24A2B498"/>
    <w:lvl w:ilvl="0" w:tplc="FFFFFFFF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E2B7B"/>
    <w:multiLevelType w:val="hybridMultilevel"/>
    <w:tmpl w:val="069CD676"/>
    <w:lvl w:ilvl="0" w:tplc="BCA6B324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4B5404C"/>
    <w:multiLevelType w:val="hybridMultilevel"/>
    <w:tmpl w:val="A984D2CC"/>
    <w:lvl w:ilvl="0" w:tplc="82322C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85D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24C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7C3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A0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7665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EE5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C49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0051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F0A7C"/>
    <w:multiLevelType w:val="multilevel"/>
    <w:tmpl w:val="AC3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F2150"/>
    <w:multiLevelType w:val="hybridMultilevel"/>
    <w:tmpl w:val="E822EF4E"/>
    <w:lvl w:ilvl="0" w:tplc="42DEA6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241B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07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1C2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DA64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83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61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8E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FE5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16713"/>
    <w:multiLevelType w:val="hybridMultilevel"/>
    <w:tmpl w:val="4BB83306"/>
    <w:lvl w:ilvl="0" w:tplc="59EC3F1A">
      <w:start w:val="2"/>
      <w:numFmt w:val="bullet"/>
      <w:lvlText w:val="-"/>
      <w:lvlJc w:val="left"/>
      <w:pPr>
        <w:ind w:left="1068" w:hanging="360"/>
      </w:pPr>
      <w:rPr>
        <w:rFonts w:ascii="Times New Roman" w:eastAsia="Arial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50B2C56"/>
    <w:multiLevelType w:val="hybridMultilevel"/>
    <w:tmpl w:val="33BC31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E55432"/>
    <w:multiLevelType w:val="hybridMultilevel"/>
    <w:tmpl w:val="CD200272"/>
    <w:lvl w:ilvl="0" w:tplc="5BF6717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F77074"/>
    <w:multiLevelType w:val="hybridMultilevel"/>
    <w:tmpl w:val="F58EF464"/>
    <w:lvl w:ilvl="0" w:tplc="A6768B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6D4A63"/>
    <w:multiLevelType w:val="hybridMultilevel"/>
    <w:tmpl w:val="4C12AFAA"/>
    <w:lvl w:ilvl="0" w:tplc="7C125E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3638E7"/>
    <w:multiLevelType w:val="hybridMultilevel"/>
    <w:tmpl w:val="0C0454FA"/>
    <w:lvl w:ilvl="0" w:tplc="41D4C7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596A24"/>
    <w:multiLevelType w:val="hybridMultilevel"/>
    <w:tmpl w:val="173012F6"/>
    <w:lvl w:ilvl="0" w:tplc="A59282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B6238E"/>
    <w:multiLevelType w:val="hybridMultilevel"/>
    <w:tmpl w:val="10F2973C"/>
    <w:lvl w:ilvl="0" w:tplc="5E24E0D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262B26"/>
    <w:multiLevelType w:val="hybridMultilevel"/>
    <w:tmpl w:val="24A2B498"/>
    <w:lvl w:ilvl="0" w:tplc="FD64976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671E74"/>
    <w:multiLevelType w:val="hybridMultilevel"/>
    <w:tmpl w:val="F7F6441C"/>
    <w:lvl w:ilvl="0" w:tplc="B96CD74C">
      <w:start w:val="4"/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  <w:color w:val="00206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AC6A00"/>
    <w:multiLevelType w:val="hybridMultilevel"/>
    <w:tmpl w:val="852EDD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283EFB"/>
    <w:multiLevelType w:val="hybridMultilevel"/>
    <w:tmpl w:val="2772BE48"/>
    <w:lvl w:ilvl="0" w:tplc="25EC4A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1D4B53"/>
    <w:multiLevelType w:val="multilevel"/>
    <w:tmpl w:val="0A0C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076BB"/>
    <w:multiLevelType w:val="hybridMultilevel"/>
    <w:tmpl w:val="C444D958"/>
    <w:lvl w:ilvl="0" w:tplc="BCB02FB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F715F53"/>
    <w:multiLevelType w:val="hybridMultilevel"/>
    <w:tmpl w:val="695C68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22015">
    <w:abstractNumId w:val="8"/>
  </w:num>
  <w:num w:numId="2" w16cid:durableId="1176967749">
    <w:abstractNumId w:val="0"/>
  </w:num>
  <w:num w:numId="3" w16cid:durableId="1032803975">
    <w:abstractNumId w:val="2"/>
  </w:num>
  <w:num w:numId="4" w16cid:durableId="1288704209">
    <w:abstractNumId w:val="6"/>
  </w:num>
  <w:num w:numId="5" w16cid:durableId="567230149">
    <w:abstractNumId w:val="7"/>
  </w:num>
  <w:num w:numId="6" w16cid:durableId="1647541565">
    <w:abstractNumId w:val="21"/>
  </w:num>
  <w:num w:numId="7" w16cid:durableId="429087325">
    <w:abstractNumId w:val="3"/>
  </w:num>
  <w:num w:numId="8" w16cid:durableId="705302399">
    <w:abstractNumId w:val="10"/>
  </w:num>
  <w:num w:numId="9" w16cid:durableId="1155729640">
    <w:abstractNumId w:val="19"/>
  </w:num>
  <w:num w:numId="10" w16cid:durableId="1265260668">
    <w:abstractNumId w:val="12"/>
  </w:num>
  <w:num w:numId="11" w16cid:durableId="1525557142">
    <w:abstractNumId w:val="15"/>
  </w:num>
  <w:num w:numId="12" w16cid:durableId="121118155">
    <w:abstractNumId w:val="16"/>
  </w:num>
  <w:num w:numId="13" w16cid:durableId="1323043785">
    <w:abstractNumId w:val="20"/>
  </w:num>
  <w:num w:numId="14" w16cid:durableId="558630563">
    <w:abstractNumId w:val="22"/>
  </w:num>
  <w:num w:numId="15" w16cid:durableId="786510229">
    <w:abstractNumId w:val="5"/>
  </w:num>
  <w:num w:numId="16" w16cid:durableId="66878615">
    <w:abstractNumId w:val="17"/>
  </w:num>
  <w:num w:numId="17" w16cid:durableId="2016372475">
    <w:abstractNumId w:val="4"/>
  </w:num>
  <w:num w:numId="18" w16cid:durableId="1644040233">
    <w:abstractNumId w:val="1"/>
  </w:num>
  <w:num w:numId="19" w16cid:durableId="1537229094">
    <w:abstractNumId w:val="23"/>
  </w:num>
  <w:num w:numId="20" w16cid:durableId="129638900">
    <w:abstractNumId w:val="13"/>
  </w:num>
  <w:num w:numId="21" w16cid:durableId="1972591549">
    <w:abstractNumId w:val="11"/>
  </w:num>
  <w:num w:numId="22" w16cid:durableId="448358994">
    <w:abstractNumId w:val="14"/>
  </w:num>
  <w:num w:numId="23" w16cid:durableId="997805376">
    <w:abstractNumId w:val="18"/>
  </w:num>
  <w:num w:numId="24" w16cid:durableId="10563160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8401377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irajeddine miladi">
    <w15:presenceInfo w15:providerId="AD" w15:userId="S::sirajeddine.miladi@esprit.tn::86250bfd-2c96-4ee6-a159-a5ce7240b8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01"/>
    <w:rsid w:val="000354D7"/>
    <w:rsid w:val="000C52B6"/>
    <w:rsid w:val="000C7AD7"/>
    <w:rsid w:val="000D21B2"/>
    <w:rsid w:val="0012622C"/>
    <w:rsid w:val="00136CCD"/>
    <w:rsid w:val="00176C68"/>
    <w:rsid w:val="001D58C8"/>
    <w:rsid w:val="00282723"/>
    <w:rsid w:val="002C2588"/>
    <w:rsid w:val="00310010"/>
    <w:rsid w:val="003836CA"/>
    <w:rsid w:val="003915C0"/>
    <w:rsid w:val="00395CFF"/>
    <w:rsid w:val="00431D8E"/>
    <w:rsid w:val="00464136"/>
    <w:rsid w:val="004B4E49"/>
    <w:rsid w:val="004B78EF"/>
    <w:rsid w:val="004C2901"/>
    <w:rsid w:val="00543B3D"/>
    <w:rsid w:val="005B4A45"/>
    <w:rsid w:val="00652DB2"/>
    <w:rsid w:val="00693A57"/>
    <w:rsid w:val="006F4956"/>
    <w:rsid w:val="00713068"/>
    <w:rsid w:val="007B12A1"/>
    <w:rsid w:val="007B18BD"/>
    <w:rsid w:val="007C2382"/>
    <w:rsid w:val="00821567"/>
    <w:rsid w:val="0087735D"/>
    <w:rsid w:val="008E3B24"/>
    <w:rsid w:val="0091607C"/>
    <w:rsid w:val="009C7C66"/>
    <w:rsid w:val="00B137A7"/>
    <w:rsid w:val="00B56DE2"/>
    <w:rsid w:val="00BE7639"/>
    <w:rsid w:val="00BF6812"/>
    <w:rsid w:val="00C2246D"/>
    <w:rsid w:val="00C444AD"/>
    <w:rsid w:val="00CC47A0"/>
    <w:rsid w:val="00CE0B32"/>
    <w:rsid w:val="00D03E5E"/>
    <w:rsid w:val="00D51CCA"/>
    <w:rsid w:val="00D87282"/>
    <w:rsid w:val="00E139B9"/>
    <w:rsid w:val="00E612A4"/>
    <w:rsid w:val="00EA1BF7"/>
    <w:rsid w:val="00EC46BB"/>
    <w:rsid w:val="00EE3398"/>
    <w:rsid w:val="00F23BB1"/>
    <w:rsid w:val="00F42C0C"/>
    <w:rsid w:val="00F72D7D"/>
    <w:rsid w:val="00FF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BF06C"/>
  <w15:chartTrackingRefBased/>
  <w15:docId w15:val="{4191EE0E-CEE3-44B5-A76B-1C4360710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901"/>
    <w:pPr>
      <w:spacing w:after="0" w:line="276" w:lineRule="auto"/>
    </w:pPr>
    <w:rPr>
      <w:rFonts w:ascii="Arial" w:eastAsia="Arial" w:hAnsi="Arial" w:cs="Arial"/>
      <w:kern w:val="0"/>
      <w:lang w:val="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C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290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290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29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29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29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29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290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29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290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2901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2901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29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29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29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29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2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2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29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29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2901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29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2901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2901"/>
    <w:rPr>
      <w:b/>
      <w:bCs/>
      <w:smallCaps/>
      <w:color w:val="2E74B5" w:themeColor="accent1" w:themeShade="BF"/>
      <w:spacing w:val="5"/>
    </w:rPr>
  </w:style>
  <w:style w:type="paragraph" w:styleId="En-tte">
    <w:name w:val="header"/>
    <w:basedOn w:val="Normal"/>
    <w:link w:val="En-tteCar"/>
    <w:rsid w:val="004C29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En-tteCar">
    <w:name w:val="En-tête Car"/>
    <w:basedOn w:val="Policepardfaut"/>
    <w:link w:val="En-tte"/>
    <w:rsid w:val="004C290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4C290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2901"/>
    <w:rPr>
      <w:rFonts w:ascii="Arial" w:eastAsia="Arial" w:hAnsi="Arial" w:cs="Arial"/>
      <w:kern w:val="0"/>
      <w:lang w:val="fr" w:eastAsia="fr-FR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rsid w:val="00FF454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F454F"/>
    <w:pPr>
      <w:spacing w:after="160" w:line="240" w:lineRule="auto"/>
    </w:pPr>
    <w:rPr>
      <w:rFonts w:asciiTheme="minorHAnsi" w:eastAsiaTheme="minorHAnsi" w:hAnsiTheme="minorHAnsi" w:cstheme="minorBidi"/>
      <w:kern w:val="2"/>
      <w:sz w:val="20"/>
      <w:szCs w:val="20"/>
      <w:lang w:val="fr-FR" w:eastAsia="en-US"/>
      <w14:ligatures w14:val="standardContextual"/>
    </w:rPr>
  </w:style>
  <w:style w:type="character" w:customStyle="1" w:styleId="CommentaireCar">
    <w:name w:val="Commentaire Car"/>
    <w:basedOn w:val="Policepardfaut"/>
    <w:link w:val="Commentaire"/>
    <w:uiPriority w:val="99"/>
    <w:rsid w:val="00FF454F"/>
    <w:rPr>
      <w:sz w:val="20"/>
      <w:szCs w:val="20"/>
    </w:rPr>
  </w:style>
  <w:style w:type="paragraph" w:styleId="Rvision">
    <w:name w:val="Revision"/>
    <w:hidden/>
    <w:uiPriority w:val="99"/>
    <w:semiHidden/>
    <w:rsid w:val="00FF454F"/>
    <w:pPr>
      <w:spacing w:after="0" w:line="240" w:lineRule="auto"/>
    </w:pPr>
    <w:rPr>
      <w:rFonts w:ascii="Arial" w:eastAsia="Arial" w:hAnsi="Arial" w:cs="Arial"/>
      <w:kern w:val="0"/>
      <w:lang w:val="fr" w:eastAsia="fr-FR"/>
      <w14:ligatures w14:val="none"/>
    </w:rPr>
  </w:style>
  <w:style w:type="table" w:styleId="Grilledutableau">
    <w:name w:val="Table Grid"/>
    <w:basedOn w:val="TableauNormal"/>
    <w:uiPriority w:val="59"/>
    <w:rsid w:val="00E139B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F42C0C"/>
    <w:pPr>
      <w:spacing w:after="0" w:line="276" w:lineRule="auto"/>
    </w:pPr>
    <w:rPr>
      <w:rFonts w:ascii="Arial" w:eastAsia="Arial" w:hAnsi="Arial" w:cs="Arial"/>
      <w:kern w:val="0"/>
      <w:lang w:eastAsia="fr-FR"/>
      <w14:ligatures w14:val="none"/>
    </w:rPr>
  </w:style>
  <w:style w:type="character" w:customStyle="1" w:styleId="x4k7w5x">
    <w:name w:val="x4k7w5x"/>
    <w:basedOn w:val="Policepardfaut"/>
    <w:rsid w:val="00F42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4732</TotalTime>
  <Pages>6</Pages>
  <Words>1493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sirajeddine miladi</dc:creator>
  <cp:keywords/>
  <dc:description/>
  <cp:lastModifiedBy>sirajeddine miladi</cp:lastModifiedBy>
  <cp:revision>6</cp:revision>
  <dcterms:created xsi:type="dcterms:W3CDTF">2024-06-21T04:05:00Z</dcterms:created>
  <dcterms:modified xsi:type="dcterms:W3CDTF">2024-06-24T13:06:00Z</dcterms:modified>
</cp:coreProperties>
</file>